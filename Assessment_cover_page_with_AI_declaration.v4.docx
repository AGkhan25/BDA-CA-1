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41382CD7" w:rsidR="0024408F" w:rsidRDefault="001B0906">
            <w:pPr>
              <w:spacing w:line="480" w:lineRule="auto"/>
              <w:rPr>
                <w:color w:val="000000"/>
                <w:sz w:val="32"/>
                <w:szCs w:val="32"/>
              </w:rPr>
            </w:pPr>
            <w:ins w:id="0" w:author="B00177281 Muhammad Sami Khan" w:date="2026-05-29T22:56:00Z" w16du:dateUtc="2026-05-29T21:56:00Z">
              <w:r>
                <w:rPr>
                  <w:color w:val="000000"/>
                  <w:sz w:val="32"/>
                  <w:szCs w:val="32"/>
                </w:rPr>
                <w:t>Quratulain Gul</w:t>
              </w:r>
            </w:ins>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21CC8D7E" w:rsidR="0024408F" w:rsidRDefault="001B0906">
            <w:pPr>
              <w:spacing w:line="480" w:lineRule="auto"/>
              <w:rPr>
                <w:color w:val="000000"/>
                <w:sz w:val="32"/>
                <w:szCs w:val="32"/>
              </w:rPr>
            </w:pPr>
            <w:ins w:id="1" w:author="B00177281 Muhammad Sami Khan" w:date="2026-05-29T22:56:00Z" w16du:dateUtc="2026-05-29T21:56:00Z">
              <w:r>
                <w:rPr>
                  <w:color w:val="000000"/>
                  <w:sz w:val="32"/>
                  <w:szCs w:val="32"/>
                </w:rPr>
                <w:t>Student Number</w:t>
              </w:r>
            </w:ins>
          </w:p>
        </w:tc>
      </w:tr>
      <w:tr w:rsidR="0024408F" w14:paraId="2E212527" w14:textId="77777777" w:rsidTr="0024408F">
        <w:tc>
          <w:tcPr>
            <w:tcW w:w="3256" w:type="dxa"/>
            <w:tcBorders>
              <w:top w:val="nil"/>
              <w:left w:val="nil"/>
              <w:bottom w:val="nil"/>
              <w:right w:val="nil"/>
            </w:tcBorders>
            <w:hideMark/>
          </w:tcPr>
          <w:p w14:paraId="25760F1A" w14:textId="77777777" w:rsidR="0024408F"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1BEB1B30" w:rsidR="0024408F" w:rsidRDefault="001B0906">
            <w:pPr>
              <w:spacing w:line="480" w:lineRule="auto"/>
              <w:rPr>
                <w:color w:val="000000"/>
                <w:sz w:val="32"/>
                <w:szCs w:val="32"/>
              </w:rPr>
            </w:pPr>
            <w:ins w:id="2" w:author="B00177281 Muhammad Sami Khan" w:date="2026-05-29T22:56:00Z" w16du:dateUtc="2026-05-29T21:56:00Z">
              <w:r>
                <w:rPr>
                  <w:color w:val="000000"/>
                  <w:sz w:val="32"/>
                  <w:szCs w:val="32"/>
                </w:rPr>
                <w:t>Big Data Analytical Methods</w:t>
              </w:r>
            </w:ins>
          </w:p>
        </w:tc>
      </w:tr>
      <w:tr w:rsidR="0024408F" w14:paraId="6FA45D14" w14:textId="77777777" w:rsidTr="0024408F">
        <w:tc>
          <w:tcPr>
            <w:tcW w:w="3256" w:type="dxa"/>
            <w:tcBorders>
              <w:top w:val="nil"/>
              <w:left w:val="nil"/>
              <w:bottom w:val="nil"/>
              <w:right w:val="nil"/>
            </w:tcBorders>
            <w:hideMark/>
          </w:tcPr>
          <w:p w14:paraId="489B184B" w14:textId="77777777" w:rsidR="0024408F"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25B522EF" w:rsidR="0024408F" w:rsidRDefault="001B0906">
            <w:pPr>
              <w:spacing w:line="480" w:lineRule="auto"/>
              <w:rPr>
                <w:color w:val="000000"/>
                <w:sz w:val="32"/>
                <w:szCs w:val="32"/>
              </w:rPr>
            </w:pPr>
            <w:ins w:id="3" w:author="B00177281 Muhammad Sami Khan" w:date="2026-05-29T22:57:00Z" w16du:dateUtc="2026-05-29T21:57:00Z">
              <w:r>
                <w:rPr>
                  <w:color w:val="000000"/>
                  <w:sz w:val="32"/>
                  <w:szCs w:val="32"/>
                </w:rPr>
                <w:t>CA1</w:t>
              </w:r>
            </w:ins>
          </w:p>
        </w:tc>
      </w:tr>
      <w:tr w:rsidR="0024408F" w14:paraId="60AB0230" w14:textId="77777777" w:rsidTr="0024408F">
        <w:tc>
          <w:tcPr>
            <w:tcW w:w="3256" w:type="dxa"/>
            <w:tcBorders>
              <w:top w:val="nil"/>
              <w:left w:val="nil"/>
              <w:bottom w:val="nil"/>
              <w:right w:val="nil"/>
            </w:tcBorders>
            <w:hideMark/>
          </w:tcPr>
          <w:p w14:paraId="0F93ADA6" w14:textId="77777777" w:rsidR="0024408F"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21F7A098" w:rsidR="0024408F" w:rsidRDefault="001B0906">
            <w:pPr>
              <w:spacing w:line="480" w:lineRule="auto"/>
              <w:rPr>
                <w:color w:val="000000"/>
                <w:sz w:val="32"/>
                <w:szCs w:val="32"/>
              </w:rPr>
            </w:pPr>
            <w:ins w:id="4" w:author="B00177281 Muhammad Sami Khan" w:date="2026-05-29T22:57:00Z" w16du:dateUtc="2026-05-29T21:57:00Z">
              <w:r>
                <w:rPr>
                  <w:color w:val="000000"/>
                  <w:sz w:val="32"/>
                  <w:szCs w:val="32"/>
                </w:rPr>
                <w:t>Dr. Kislay Raj and Dr. Muhammad Iqbal</w:t>
              </w:r>
            </w:ins>
          </w:p>
        </w:tc>
      </w:tr>
      <w:tr w:rsidR="0024408F" w14:paraId="4E5581C9" w14:textId="77777777" w:rsidTr="0024408F">
        <w:tc>
          <w:tcPr>
            <w:tcW w:w="3256" w:type="dxa"/>
            <w:tcBorders>
              <w:top w:val="nil"/>
              <w:left w:val="nil"/>
              <w:bottom w:val="nil"/>
              <w:right w:val="nil"/>
            </w:tcBorders>
            <w:hideMark/>
          </w:tcPr>
          <w:p w14:paraId="1B7FDA69" w14:textId="77777777" w:rsidR="0024408F"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4B0E03E8" w:rsidR="0024408F" w:rsidRDefault="001B0906">
            <w:pPr>
              <w:spacing w:line="480" w:lineRule="auto"/>
              <w:rPr>
                <w:color w:val="000000"/>
                <w:sz w:val="32"/>
                <w:szCs w:val="32"/>
              </w:rPr>
            </w:pPr>
            <w:ins w:id="5" w:author="B00177281 Muhammad Sami Khan" w:date="2026-05-29T22:57:00Z" w16du:dateUtc="2026-05-29T21:57:00Z">
              <w:r>
                <w:rPr>
                  <w:color w:val="000000"/>
                  <w:sz w:val="32"/>
                  <w:szCs w:val="32"/>
                </w:rPr>
                <w:t>Sunday 31</w:t>
              </w:r>
              <w:r w:rsidRPr="001B0906">
                <w:rPr>
                  <w:color w:val="000000"/>
                  <w:sz w:val="32"/>
                  <w:szCs w:val="32"/>
                  <w:vertAlign w:val="superscript"/>
                  <w:rPrChange w:id="6" w:author="B00177281 Muhammad Sami Khan" w:date="2026-05-29T22:57:00Z" w16du:dateUtc="2026-05-29T21:57:00Z">
                    <w:rPr>
                      <w:color w:val="000000"/>
                      <w:sz w:val="32"/>
                      <w:szCs w:val="32"/>
                    </w:rPr>
                  </w:rPrChange>
                </w:rPr>
                <w:t>st</w:t>
              </w:r>
              <w:r>
                <w:rPr>
                  <w:color w:val="000000"/>
                  <w:sz w:val="32"/>
                  <w:szCs w:val="32"/>
                </w:rPr>
                <w:t xml:space="preserve"> May </w:t>
              </w:r>
            </w:ins>
            <w:ins w:id="7" w:author="B00177281 Muhammad Sami Khan" w:date="2026-05-29T22:58:00Z" w16du:dateUtc="2026-05-29T21:58:00Z">
              <w:r>
                <w:rPr>
                  <w:color w:val="000000"/>
                  <w:sz w:val="32"/>
                  <w:szCs w:val="32"/>
                </w:rPr>
                <w:fldChar w:fldCharType="begin"/>
              </w:r>
              <w:r>
                <w:rPr>
                  <w:color w:val="000000"/>
                  <w:sz w:val="32"/>
                  <w:szCs w:val="32"/>
                </w:rPr>
                <w:instrText>HYPERLINK "mailto:</w:instrText>
              </w:r>
            </w:ins>
            <w:ins w:id="8" w:author="B00177281 Muhammad Sami Khan" w:date="2026-05-29T22:57:00Z" w16du:dateUtc="2026-05-29T21:57:00Z">
              <w:r>
                <w:rPr>
                  <w:color w:val="000000"/>
                  <w:sz w:val="32"/>
                  <w:szCs w:val="32"/>
                </w:rPr>
                <w:instrText>2026@</w:instrText>
              </w:r>
            </w:ins>
            <w:ins w:id="9" w:author="B00177281 Muhammad Sami Khan" w:date="2026-05-29T22:58:00Z" w16du:dateUtc="2026-05-29T21:58:00Z">
              <w:r>
                <w:rPr>
                  <w:color w:val="000000"/>
                  <w:sz w:val="32"/>
                  <w:szCs w:val="32"/>
                </w:rPr>
                <w:instrText>11.59PM"</w:instrText>
              </w:r>
              <w:r>
                <w:rPr>
                  <w:color w:val="000000"/>
                  <w:sz w:val="32"/>
                  <w:szCs w:val="32"/>
                </w:rPr>
                <w:fldChar w:fldCharType="separate"/>
              </w:r>
            </w:ins>
            <w:ins w:id="10" w:author="B00177281 Muhammad Sami Khan" w:date="2026-05-29T22:57:00Z" w16du:dateUtc="2026-05-29T21:57:00Z">
              <w:r w:rsidRPr="00F10E5C">
                <w:rPr>
                  <w:rStyle w:val="Hyperlink"/>
                  <w:sz w:val="32"/>
                  <w:szCs w:val="32"/>
                </w:rPr>
                <w:t>2026</w:t>
              </w:r>
            </w:ins>
            <w:ins w:id="11" w:author="B00177281 Muhammad Sami Khan" w:date="2026-05-29T22:58:00Z" w16du:dateUtc="2026-05-29T21:58:00Z">
              <w:r>
                <w:rPr>
                  <w:rStyle w:val="Hyperlink"/>
                  <w:sz w:val="32"/>
                  <w:szCs w:val="32"/>
                </w:rPr>
                <w:t xml:space="preserve"> </w:t>
              </w:r>
            </w:ins>
            <w:ins w:id="12" w:author="B00177281 Muhammad Sami Khan" w:date="2026-05-29T22:57:00Z" w16du:dateUtc="2026-05-29T21:57:00Z">
              <w:r w:rsidRPr="00F10E5C">
                <w:rPr>
                  <w:rStyle w:val="Hyperlink"/>
                  <w:sz w:val="32"/>
                  <w:szCs w:val="32"/>
                </w:rPr>
                <w:t>@</w:t>
              </w:r>
            </w:ins>
            <w:ins w:id="13" w:author="B00177281 Muhammad Sami Khan" w:date="2026-05-29T22:58:00Z" w16du:dateUtc="2026-05-29T21:58:00Z">
              <w:r>
                <w:rPr>
                  <w:rStyle w:val="Hyperlink"/>
                  <w:sz w:val="32"/>
                  <w:szCs w:val="32"/>
                </w:rPr>
                <w:t xml:space="preserve"> </w:t>
              </w:r>
              <w:r w:rsidRPr="00F10E5C">
                <w:rPr>
                  <w:rStyle w:val="Hyperlink"/>
                  <w:sz w:val="32"/>
                  <w:szCs w:val="32"/>
                </w:rPr>
                <w:t>11.59PM</w:t>
              </w:r>
              <w:r>
                <w:rPr>
                  <w:color w:val="000000"/>
                  <w:sz w:val="32"/>
                  <w:szCs w:val="32"/>
                </w:rPr>
                <w:fldChar w:fldCharType="end"/>
              </w:r>
              <w:r>
                <w:rPr>
                  <w:color w:val="000000"/>
                  <w:sz w:val="32"/>
                  <w:szCs w:val="32"/>
                </w:rPr>
                <w:t xml:space="preserve"> </w:t>
              </w:r>
            </w:ins>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5D2DDEEB" w:rsidR="0024408F" w:rsidRDefault="001B0906">
            <w:pPr>
              <w:spacing w:line="480" w:lineRule="auto"/>
              <w:rPr>
                <w:color w:val="000000"/>
                <w:sz w:val="32"/>
                <w:szCs w:val="32"/>
              </w:rPr>
            </w:pPr>
            <w:ins w:id="14" w:author="B00177281 Muhammad Sami Khan" w:date="2026-05-29T22:58:00Z" w16du:dateUtc="2026-05-29T21:58:00Z">
              <w:r>
                <w:rPr>
                  <w:color w:val="000000"/>
                  <w:sz w:val="32"/>
                  <w:szCs w:val="32"/>
                </w:rPr>
                <w:t>Friday 29</w:t>
              </w:r>
              <w:r w:rsidRPr="001B0906">
                <w:rPr>
                  <w:color w:val="000000"/>
                  <w:sz w:val="32"/>
                  <w:szCs w:val="32"/>
                  <w:vertAlign w:val="superscript"/>
                  <w:rPrChange w:id="15" w:author="B00177281 Muhammad Sami Khan" w:date="2026-05-29T22:58:00Z" w16du:dateUtc="2026-05-29T21:58:00Z">
                    <w:rPr>
                      <w:color w:val="000000"/>
                      <w:sz w:val="32"/>
                      <w:szCs w:val="32"/>
                    </w:rPr>
                  </w:rPrChange>
                </w:rPr>
                <w:t>th</w:t>
              </w:r>
              <w:r>
                <w:rPr>
                  <w:color w:val="000000"/>
                  <w:sz w:val="32"/>
                  <w:szCs w:val="32"/>
                </w:rPr>
                <w:t xml:space="preserve"> May 2026 @ 23.05PM</w:t>
              </w:r>
            </w:ins>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6C058347" w:rsidR="0051184F" w:rsidRDefault="00E73B14">
      <w:pPr>
        <w:rPr>
          <w:b/>
          <w:sz w:val="28"/>
          <w:szCs w:val="28"/>
        </w:rPr>
      </w:pPr>
      <w:r>
        <w:rPr>
          <w:sz w:val="28"/>
          <w:szCs w:val="28"/>
        </w:rPr>
        <w:t xml:space="preserve">I acknowledge the use of </w:t>
      </w:r>
      <w:ins w:id="16" w:author="B00177281 Muhammad Sami Khan" w:date="2026-05-29T22:58:00Z" w16du:dateUtc="2026-05-29T21:58:00Z">
        <w:r w:rsidR="001B0906">
          <w:rPr>
            <w:sz w:val="28"/>
            <w:szCs w:val="28"/>
          </w:rPr>
          <w:t>ChatGPT</w:t>
        </w:r>
      </w:ins>
      <w:del w:id="17" w:author="B00177281 Muhammad Sami Khan" w:date="2026-05-29T22:59:00Z" w16du:dateUtc="2026-05-29T21:59:00Z">
        <w:r w:rsidDel="001B0906">
          <w:rPr>
            <w:b/>
            <w:sz w:val="28"/>
            <w:szCs w:val="28"/>
          </w:rPr>
          <w:delText>[enter name of the AI tool you used]</w:delText>
        </w:r>
      </w:del>
      <w:r>
        <w:rPr>
          <w:sz w:val="28"/>
          <w:szCs w:val="28"/>
        </w:rPr>
        <w:t xml:space="preserve"> for the purpose of </w:t>
      </w:r>
      <w:r>
        <w:rPr>
          <w:b/>
          <w:sz w:val="28"/>
          <w:szCs w:val="28"/>
        </w:rPr>
        <w:t>[</w:t>
      </w:r>
      <w:ins w:id="18" w:author="B00177281 Muhammad Sami Khan" w:date="2026-05-29T22:59:00Z" w16du:dateUtc="2026-05-29T21:59:00Z">
        <w:r w:rsidR="001B0906">
          <w:rPr>
            <w:b/>
            <w:sz w:val="28"/>
            <w:szCs w:val="28"/>
          </w:rPr>
          <w:t xml:space="preserve">Generating </w:t>
        </w:r>
        <w:proofErr w:type="spellStart"/>
        <w:r w:rsidR="001B0906">
          <w:rPr>
            <w:b/>
            <w:sz w:val="28"/>
            <w:szCs w:val="28"/>
          </w:rPr>
          <w:t>Ireflix</w:t>
        </w:r>
        <w:proofErr w:type="spellEnd"/>
        <w:r w:rsidR="001B0906">
          <w:rPr>
            <w:b/>
            <w:sz w:val="28"/>
            <w:szCs w:val="28"/>
          </w:rPr>
          <w:t xml:space="preserve"> watch movie data and </w:t>
        </w:r>
      </w:ins>
      <w:del w:id="19" w:author="B00177281 Muhammad Sami Khan" w:date="2026-05-29T22:59:00Z" w16du:dateUtc="2026-05-29T21:59:00Z">
        <w:r w:rsidDel="001B0906">
          <w:rPr>
            <w:b/>
            <w:sz w:val="28"/>
            <w:szCs w:val="28"/>
          </w:rPr>
          <w:delText>provide a brief explanation of how you used the tool</w:delText>
        </w:r>
      </w:del>
      <w:ins w:id="20" w:author="B00177281 Muhammad Sami Khan" w:date="2026-05-29T22:59:00Z" w16du:dateUtc="2026-05-29T21:59:00Z">
        <w:r w:rsidR="001B0906">
          <w:rPr>
            <w:b/>
            <w:sz w:val="28"/>
            <w:szCs w:val="28"/>
          </w:rPr>
          <w:t xml:space="preserve">to help one SQL error </w:t>
        </w:r>
        <w:proofErr w:type="spellStart"/>
        <w:r w:rsidR="001B0906">
          <w:rPr>
            <w:b/>
            <w:sz w:val="28"/>
            <w:szCs w:val="28"/>
          </w:rPr>
          <w:t>desctibed</w:t>
        </w:r>
        <w:proofErr w:type="spellEnd"/>
        <w:r w:rsidR="001B0906">
          <w:rPr>
            <w:b/>
            <w:sz w:val="28"/>
            <w:szCs w:val="28"/>
          </w:rPr>
          <w:t xml:space="preserve"> in SQL report where error arise</w:t>
        </w:r>
      </w:ins>
      <w:r>
        <w:rPr>
          <w:b/>
          <w:sz w:val="28"/>
          <w:szCs w:val="28"/>
        </w:rPr>
        <w:t xml:space="preserve">]. </w:t>
      </w:r>
    </w:p>
    <w:p w14:paraId="3165D2C2" w14:textId="5DF6A06C" w:rsidR="0051184F" w:rsidDel="001B0906" w:rsidRDefault="0024408F">
      <w:pPr>
        <w:rPr>
          <w:del w:id="21" w:author="B00177281 Muhammad Sami Khan" w:date="2026-05-29T23:00:00Z" w16du:dateUtc="2026-05-29T22:00:00Z"/>
        </w:r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22" w:author="B00177281 Muhammad Sami Khan" w:date="2026-05-29T23:00:00Z" w16du:dateUtc="2026-05-29T22:00:00Z">
        <w:r w:rsidR="00E73B14" w:rsidDel="001B0906">
          <w:rPr>
            <w:sz w:val="28"/>
            <w:szCs w:val="28"/>
          </w:rPr>
          <w:delText>I have not used any AI tools or technologies in the preparation of this assessment</w:delText>
        </w:r>
        <w:r w:rsidDel="001B0906">
          <w:rPr>
            <w:sz w:val="28"/>
            <w:szCs w:val="28"/>
          </w:rPr>
          <w:delText>.</w:delText>
        </w:r>
      </w:del>
    </w:p>
    <w:p w14:paraId="2A533964" w14:textId="2AE199C4" w:rsidR="0051184F" w:rsidDel="001B0906" w:rsidRDefault="0051184F">
      <w:pPr>
        <w:rPr>
          <w:del w:id="23" w:author="B00177281 Muhammad Sami Khan" w:date="2026-05-29T23:00:00Z" w16du:dateUtc="2026-05-29T22:00:00Z"/>
        </w:rPr>
      </w:pPr>
    </w:p>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4C1BA56D" w:rsidR="0051184F" w:rsidDel="001B0906" w:rsidRDefault="00E73B14" w:rsidP="001B0906">
      <w:pPr>
        <w:rPr>
          <w:del w:id="24" w:author="B00177281 Muhammad Sami Khan" w:date="2026-05-29T23:00:00Z" w16du:dateUtc="2026-05-29T22:00:00Z"/>
          <w:rFonts w:ascii="Aptos" w:eastAsia="Aptos" w:hAnsi="Aptos" w:cs="Aptos"/>
          <w:b/>
          <w:color w:val="FF0000"/>
          <w:sz w:val="30"/>
          <w:szCs w:val="30"/>
          <w:u w:val="single"/>
        </w:rPr>
        <w:pPrChange w:id="25" w:author="B00177281 Muhammad Sami Khan" w:date="2026-05-29T23:00:00Z" w16du:dateUtc="2026-05-29T22:00:00Z">
          <w:pPr/>
        </w:pPrChange>
      </w:pPr>
      <w:del w:id="26" w:author="B00177281 Muhammad Sami Khan" w:date="2026-05-29T23:00:00Z" w16du:dateUtc="2026-05-29T22:00:00Z">
        <w:r w:rsidDel="001B0906">
          <w:rPr>
            <w:rFonts w:ascii="Aptos" w:eastAsia="Aptos" w:hAnsi="Aptos" w:cs="Aptos"/>
            <w:b/>
            <w:color w:val="FF0000"/>
            <w:sz w:val="30"/>
            <w:szCs w:val="30"/>
            <w:u w:val="single"/>
          </w:rPr>
          <w:lastRenderedPageBreak/>
          <w:delText>Please read all the instructions on this document carefully!!!</w:delText>
        </w:r>
      </w:del>
    </w:p>
    <w:p w14:paraId="647CEC7D" w14:textId="5BA62621" w:rsidR="0051184F" w:rsidDel="001B0906" w:rsidRDefault="0051184F" w:rsidP="001B0906">
      <w:pPr>
        <w:rPr>
          <w:del w:id="27" w:author="B00177281 Muhammad Sami Khan" w:date="2026-05-29T23:00:00Z" w16du:dateUtc="2026-05-29T22:00:00Z"/>
          <w:rFonts w:ascii="Aptos" w:eastAsia="Aptos" w:hAnsi="Aptos" w:cs="Aptos"/>
          <w:color w:val="FF0000"/>
          <w:sz w:val="24"/>
          <w:szCs w:val="24"/>
        </w:rPr>
        <w:pPrChange w:id="28" w:author="B00177281 Muhammad Sami Khan" w:date="2026-05-29T23:00:00Z" w16du:dateUtc="2026-05-29T22:00:00Z">
          <w:pPr/>
        </w:pPrChange>
      </w:pPr>
    </w:p>
    <w:p w14:paraId="278952E6" w14:textId="11AE2481" w:rsidR="0051184F" w:rsidDel="001B0906" w:rsidRDefault="00E73B14" w:rsidP="001B0906">
      <w:pPr>
        <w:rPr>
          <w:del w:id="29" w:author="B00177281 Muhammad Sami Khan" w:date="2026-05-29T23:00:00Z" w16du:dateUtc="2026-05-29T22:00:00Z"/>
          <w:rFonts w:ascii="Aptos" w:eastAsia="Aptos" w:hAnsi="Aptos" w:cs="Aptos"/>
          <w:b/>
          <w:color w:val="FF0000"/>
          <w:sz w:val="24"/>
          <w:szCs w:val="24"/>
        </w:rPr>
        <w:pPrChange w:id="30" w:author="B00177281 Muhammad Sami Khan" w:date="2026-05-29T23:00:00Z" w16du:dateUtc="2026-05-29T22:00:00Z">
          <w:pPr/>
        </w:pPrChange>
      </w:pPr>
      <w:del w:id="31" w:author="B00177281 Muhammad Sami Khan" w:date="2026-05-29T23:00:00Z" w16du:dateUtc="2026-05-29T22:00:00Z">
        <w:r w:rsidDel="001B0906">
          <w:rPr>
            <w:rFonts w:ascii="Aptos" w:eastAsia="Aptos" w:hAnsi="Aptos" w:cs="Aptos"/>
            <w:b/>
            <w:color w:val="FF0000"/>
            <w:sz w:val="24"/>
            <w:szCs w:val="24"/>
          </w:rPr>
          <w:delText>Filling out the cover sheet</w:delText>
        </w:r>
      </w:del>
    </w:p>
    <w:p w14:paraId="5A3E1313" w14:textId="60BB2D32" w:rsidR="0051184F" w:rsidDel="001B0906" w:rsidRDefault="0051184F" w:rsidP="001B0906">
      <w:pPr>
        <w:rPr>
          <w:del w:id="32" w:author="B00177281 Muhammad Sami Khan" w:date="2026-05-29T23:00:00Z" w16du:dateUtc="2026-05-29T22:00:00Z"/>
          <w:rFonts w:ascii="Aptos" w:eastAsia="Aptos" w:hAnsi="Aptos" w:cs="Aptos"/>
          <w:b/>
          <w:color w:val="FF0000"/>
          <w:sz w:val="24"/>
          <w:szCs w:val="24"/>
        </w:rPr>
        <w:pPrChange w:id="33" w:author="B00177281 Muhammad Sami Khan" w:date="2026-05-29T23:00:00Z" w16du:dateUtc="2026-05-29T22:00:00Z">
          <w:pPr/>
        </w:pPrChange>
      </w:pPr>
    </w:p>
    <w:p w14:paraId="1A6EB1B9" w14:textId="30761995" w:rsidR="0051184F" w:rsidDel="001B0906" w:rsidRDefault="00E73B14" w:rsidP="001B0906">
      <w:pPr>
        <w:rPr>
          <w:del w:id="34" w:author="B00177281 Muhammad Sami Khan" w:date="2026-05-29T23:00:00Z" w16du:dateUtc="2026-05-29T22:00:00Z"/>
          <w:rFonts w:ascii="Aptos" w:eastAsia="Aptos" w:hAnsi="Aptos" w:cs="Aptos"/>
          <w:color w:val="FF0000"/>
          <w:sz w:val="24"/>
          <w:szCs w:val="24"/>
        </w:rPr>
        <w:pPrChange w:id="35" w:author="B00177281 Muhammad Sami Khan" w:date="2026-05-29T23:00:00Z" w16du:dateUtc="2026-05-29T22:00:00Z">
          <w:pPr/>
        </w:pPrChange>
      </w:pPr>
      <w:del w:id="36" w:author="B00177281 Muhammad Sami Khan" w:date="2026-05-29T23:00:00Z" w16du:dateUtc="2026-05-29T22:00:00Z">
        <w:r w:rsidDel="001B0906">
          <w:rPr>
            <w:rFonts w:ascii="Aptos" w:eastAsia="Aptos" w:hAnsi="Aptos" w:cs="Aptos"/>
            <w:color w:val="FF0000"/>
            <w:sz w:val="24"/>
            <w:szCs w:val="24"/>
          </w:rPr>
          <w:delText>Fill out the top section of the cover page with all the required information.</w:delText>
        </w:r>
      </w:del>
    </w:p>
    <w:p w14:paraId="23A4B650" w14:textId="3DC03EEC" w:rsidR="0051184F" w:rsidDel="001B0906" w:rsidRDefault="0051184F" w:rsidP="001B0906">
      <w:pPr>
        <w:rPr>
          <w:del w:id="37" w:author="B00177281 Muhammad Sami Khan" w:date="2026-05-29T23:00:00Z" w16du:dateUtc="2026-05-29T22:00:00Z"/>
          <w:rFonts w:ascii="Aptos" w:eastAsia="Aptos" w:hAnsi="Aptos" w:cs="Aptos"/>
          <w:color w:val="FF0000"/>
          <w:sz w:val="24"/>
          <w:szCs w:val="24"/>
        </w:rPr>
        <w:pPrChange w:id="38" w:author="B00177281 Muhammad Sami Khan" w:date="2026-05-29T23:00:00Z" w16du:dateUtc="2026-05-29T22:00:00Z">
          <w:pPr/>
        </w:pPrChange>
      </w:pPr>
    </w:p>
    <w:p w14:paraId="00F2E612" w14:textId="4F67E37F" w:rsidR="0051184F" w:rsidDel="001B0906" w:rsidRDefault="00E73B14" w:rsidP="001B0906">
      <w:pPr>
        <w:rPr>
          <w:del w:id="39" w:author="B00177281 Muhammad Sami Khan" w:date="2026-05-29T23:00:00Z" w16du:dateUtc="2026-05-29T22:00:00Z"/>
          <w:rFonts w:ascii="Aptos" w:eastAsia="Aptos" w:hAnsi="Aptos" w:cs="Aptos"/>
          <w:color w:val="FF0000"/>
          <w:sz w:val="24"/>
          <w:szCs w:val="24"/>
        </w:rPr>
        <w:pPrChange w:id="40" w:author="B00177281 Muhammad Sami Khan" w:date="2026-05-29T23:00:00Z" w16du:dateUtc="2026-05-29T22:00:00Z">
          <w:pPr/>
        </w:pPrChange>
      </w:pPr>
      <w:del w:id="41" w:author="B00177281 Muhammad Sami Khan" w:date="2026-05-29T23:00:00Z" w16du:dateUtc="2026-05-29T22:00:00Z">
        <w:r w:rsidDel="001B0906">
          <w:rPr>
            <w:rFonts w:ascii="Aptos" w:eastAsia="Aptos" w:hAnsi="Aptos" w:cs="Aptos"/>
            <w:color w:val="FF0000"/>
            <w:sz w:val="24"/>
            <w:szCs w:val="24"/>
          </w:rPr>
          <w:delText>In the "Use of AI" section, choose the statement that accurately reflects your work:</w:delText>
        </w:r>
      </w:del>
    </w:p>
    <w:p w14:paraId="0170ED33" w14:textId="5F8F5F7E" w:rsidR="0051184F" w:rsidDel="001B0906" w:rsidRDefault="0051184F" w:rsidP="001B0906">
      <w:pPr>
        <w:rPr>
          <w:del w:id="42" w:author="B00177281 Muhammad Sami Khan" w:date="2026-05-29T23:00:00Z" w16du:dateUtc="2026-05-29T22:00:00Z"/>
          <w:rFonts w:ascii="Aptos" w:eastAsia="Aptos" w:hAnsi="Aptos" w:cs="Aptos"/>
          <w:b/>
          <w:color w:val="FF0000"/>
          <w:sz w:val="24"/>
          <w:szCs w:val="24"/>
        </w:rPr>
        <w:pPrChange w:id="43" w:author="B00177281 Muhammad Sami Khan" w:date="2026-05-29T23:00:00Z" w16du:dateUtc="2026-05-29T22:00:00Z">
          <w:pPr/>
        </w:pPrChange>
      </w:pPr>
    </w:p>
    <w:p w14:paraId="64487AE5" w14:textId="5E7A8A1F" w:rsidR="0051184F" w:rsidDel="001B0906" w:rsidRDefault="00E73B14" w:rsidP="001B0906">
      <w:pPr>
        <w:rPr>
          <w:del w:id="44" w:author="B00177281 Muhammad Sami Khan" w:date="2026-05-29T23:00:00Z" w16du:dateUtc="2026-05-29T22:00:00Z"/>
          <w:rFonts w:ascii="Aptos" w:eastAsia="Aptos" w:hAnsi="Aptos" w:cs="Aptos"/>
          <w:color w:val="FF0000"/>
          <w:sz w:val="24"/>
          <w:szCs w:val="24"/>
        </w:rPr>
        <w:pPrChange w:id="45" w:author="B00177281 Muhammad Sami Khan" w:date="2026-05-29T23:00:00Z" w16du:dateUtc="2026-05-29T22:00:00Z">
          <w:pPr/>
        </w:pPrChange>
      </w:pPr>
      <w:del w:id="46" w:author="B00177281 Muhammad Sami Khan" w:date="2026-05-29T23:00:00Z" w16du:dateUtc="2026-05-29T22:00:00Z">
        <w:r w:rsidDel="001B0906">
          <w:rPr>
            <w:rFonts w:ascii="Aptos" w:eastAsia="Aptos" w:hAnsi="Aptos" w:cs="Aptos"/>
            <w:b/>
            <w:color w:val="FF0000"/>
            <w:sz w:val="24"/>
            <w:szCs w:val="24"/>
          </w:rPr>
          <w:delText>If you utilized AI</w:delText>
        </w:r>
        <w:r w:rsidDel="001B0906">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2918892F" w:rsidR="0051184F" w:rsidDel="001B0906" w:rsidRDefault="00E73B14" w:rsidP="001B0906">
      <w:pPr>
        <w:rPr>
          <w:del w:id="47" w:author="B00177281 Muhammad Sami Khan" w:date="2026-05-29T23:00:00Z" w16du:dateUtc="2026-05-29T22:00:00Z"/>
          <w:rFonts w:ascii="Aptos" w:eastAsia="Aptos" w:hAnsi="Aptos" w:cs="Aptos"/>
          <w:color w:val="FF0000"/>
          <w:sz w:val="24"/>
          <w:szCs w:val="24"/>
        </w:rPr>
        <w:pPrChange w:id="48" w:author="B00177281 Muhammad Sami Khan" w:date="2026-05-29T23:00:00Z" w16du:dateUtc="2026-05-29T22:00:00Z">
          <w:pPr/>
        </w:pPrChange>
      </w:pPr>
      <w:del w:id="49" w:author="B00177281 Muhammad Sami Khan" w:date="2026-05-29T23:00:00Z" w16du:dateUtc="2026-05-29T22:00:00Z">
        <w:r w:rsidDel="001B0906">
          <w:rPr>
            <w:rFonts w:ascii="Aptos" w:eastAsia="Aptos" w:hAnsi="Aptos" w:cs="Aptos"/>
            <w:color w:val="FF0000"/>
            <w:sz w:val="24"/>
            <w:szCs w:val="24"/>
          </w:rPr>
          <w:delText>Example: "I acknowledge the use of Grammarly for improving spelling and grammar."</w:delText>
        </w:r>
      </w:del>
    </w:p>
    <w:p w14:paraId="40E9C269" w14:textId="79C7B46C" w:rsidR="0051184F" w:rsidDel="001B0906" w:rsidRDefault="00E73B14" w:rsidP="001B0906">
      <w:pPr>
        <w:rPr>
          <w:del w:id="50" w:author="B00177281 Muhammad Sami Khan" w:date="2026-05-29T23:00:00Z" w16du:dateUtc="2026-05-29T22:00:00Z"/>
          <w:rFonts w:ascii="Aptos" w:eastAsia="Aptos" w:hAnsi="Aptos" w:cs="Aptos"/>
          <w:color w:val="FF0000"/>
          <w:sz w:val="24"/>
          <w:szCs w:val="24"/>
        </w:rPr>
        <w:pPrChange w:id="51" w:author="B00177281 Muhammad Sami Khan" w:date="2026-05-29T23:00:00Z" w16du:dateUtc="2026-05-29T22:00:00Z">
          <w:pPr/>
        </w:pPrChange>
      </w:pPr>
      <w:del w:id="52" w:author="B00177281 Muhammad Sami Khan" w:date="2026-05-29T23:00:00Z" w16du:dateUtc="2026-05-29T22:00:00Z">
        <w:r w:rsidDel="001B0906">
          <w:rPr>
            <w:rFonts w:ascii="Aptos" w:eastAsia="Aptos" w:hAnsi="Aptos" w:cs="Aptos"/>
            <w:color w:val="FF0000"/>
            <w:sz w:val="24"/>
            <w:szCs w:val="24"/>
          </w:rPr>
          <w:delText>OR: "I acknowledge the use of ChatGPT for structuring the assignment."</w:delText>
        </w:r>
      </w:del>
    </w:p>
    <w:p w14:paraId="62D4093D" w14:textId="2447F717" w:rsidR="0051184F" w:rsidDel="001B0906" w:rsidRDefault="00E73B14" w:rsidP="001B0906">
      <w:pPr>
        <w:rPr>
          <w:del w:id="53" w:author="B00177281 Muhammad Sami Khan" w:date="2026-05-29T23:00:00Z" w16du:dateUtc="2026-05-29T22:00:00Z"/>
          <w:rFonts w:ascii="Aptos" w:eastAsia="Aptos" w:hAnsi="Aptos" w:cs="Aptos"/>
          <w:color w:val="FF0000"/>
          <w:sz w:val="24"/>
          <w:szCs w:val="24"/>
        </w:rPr>
        <w:pPrChange w:id="54" w:author="B00177281 Muhammad Sami Khan" w:date="2026-05-29T23:00:00Z" w16du:dateUtc="2026-05-29T22:00:00Z">
          <w:pPr/>
        </w:pPrChange>
      </w:pPr>
      <w:del w:id="55" w:author="B00177281 Muhammad Sami Khan" w:date="2026-05-29T23:00:00Z" w16du:dateUtc="2026-05-29T22:00:00Z">
        <w:r w:rsidDel="001B0906">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68FF8385" w:rsidR="0051184F" w:rsidDel="001B0906" w:rsidRDefault="00E73B14" w:rsidP="001B0906">
      <w:pPr>
        <w:rPr>
          <w:del w:id="56" w:author="B00177281 Muhammad Sami Khan" w:date="2026-05-29T23:00:00Z" w16du:dateUtc="2026-05-29T22:00:00Z"/>
          <w:rFonts w:ascii="Aptos" w:eastAsia="Aptos" w:hAnsi="Aptos" w:cs="Aptos"/>
          <w:color w:val="FF0000"/>
          <w:sz w:val="24"/>
          <w:szCs w:val="24"/>
        </w:rPr>
        <w:pPrChange w:id="57" w:author="B00177281 Muhammad Sami Khan" w:date="2026-05-29T23:00:00Z" w16du:dateUtc="2026-05-29T22:00:00Z">
          <w:pPr/>
        </w:pPrChange>
      </w:pPr>
      <w:del w:id="58" w:author="B00177281 Muhammad Sami Khan" w:date="2026-05-29T23:00:00Z" w16du:dateUtc="2026-05-29T22:00:00Z">
        <w:r w:rsidDel="001B0906">
          <w:rPr>
            <w:rFonts w:ascii="Aptos" w:eastAsia="Aptos" w:hAnsi="Aptos" w:cs="Aptos"/>
            <w:color w:val="FF0000"/>
            <w:sz w:val="24"/>
            <w:szCs w:val="24"/>
          </w:rPr>
          <w:delText>Information on how to reference AI tools is available in the Harvard Referencing Handbook, which can be downloaded at:</w:delText>
        </w:r>
        <w:r w:rsidDel="001B0906">
          <w:delText xml:space="preserve"> </w:delText>
        </w:r>
        <w:r w:rsidDel="001B0906">
          <w:rPr>
            <w:rFonts w:ascii="Aptos" w:eastAsia="Aptos" w:hAnsi="Aptos" w:cs="Aptos"/>
            <w:color w:val="FF0000"/>
            <w:sz w:val="24"/>
            <w:szCs w:val="24"/>
          </w:rPr>
          <w:delText>https://library.cct.ie/referencing/harvard</w:delText>
        </w:r>
      </w:del>
    </w:p>
    <w:p w14:paraId="1264EB94" w14:textId="2D656899" w:rsidR="0051184F" w:rsidDel="001B0906" w:rsidRDefault="0051184F" w:rsidP="001B0906">
      <w:pPr>
        <w:rPr>
          <w:del w:id="59" w:author="B00177281 Muhammad Sami Khan" w:date="2026-05-29T23:00:00Z" w16du:dateUtc="2026-05-29T22:00:00Z"/>
          <w:rFonts w:ascii="Aptos" w:eastAsia="Aptos" w:hAnsi="Aptos" w:cs="Aptos"/>
          <w:b/>
          <w:color w:val="FF0000"/>
          <w:sz w:val="24"/>
          <w:szCs w:val="24"/>
        </w:rPr>
        <w:pPrChange w:id="60" w:author="B00177281 Muhammad Sami Khan" w:date="2026-05-29T23:00:00Z" w16du:dateUtc="2026-05-29T22:00:00Z">
          <w:pPr/>
        </w:pPrChange>
      </w:pPr>
    </w:p>
    <w:p w14:paraId="44AE3959" w14:textId="5906D0EE" w:rsidR="0051184F" w:rsidDel="001B0906" w:rsidRDefault="00E73B14" w:rsidP="001B0906">
      <w:pPr>
        <w:rPr>
          <w:del w:id="61" w:author="B00177281 Muhammad Sami Khan" w:date="2026-05-29T23:00:00Z" w16du:dateUtc="2026-05-29T22:00:00Z"/>
          <w:rFonts w:ascii="Aptos" w:eastAsia="Aptos" w:hAnsi="Aptos" w:cs="Aptos"/>
          <w:color w:val="FF0000"/>
          <w:sz w:val="24"/>
          <w:szCs w:val="24"/>
        </w:rPr>
        <w:pPrChange w:id="62" w:author="B00177281 Muhammad Sami Khan" w:date="2026-05-29T23:00:00Z" w16du:dateUtc="2026-05-29T22:00:00Z">
          <w:pPr/>
        </w:pPrChange>
      </w:pPr>
      <w:del w:id="63" w:author="B00177281 Muhammad Sami Khan" w:date="2026-05-29T23:00:00Z" w16du:dateUtc="2026-05-29T22:00:00Z">
        <w:r w:rsidDel="001B0906">
          <w:rPr>
            <w:rFonts w:ascii="Aptos" w:eastAsia="Aptos" w:hAnsi="Aptos" w:cs="Aptos"/>
            <w:b/>
            <w:color w:val="FF0000"/>
            <w:sz w:val="24"/>
            <w:szCs w:val="24"/>
          </w:rPr>
          <w:delText>If you did not use AI tools</w:delText>
        </w:r>
        <w:r w:rsidDel="001B0906">
          <w:rPr>
            <w:rFonts w:ascii="Aptos" w:eastAsia="Aptos" w:hAnsi="Aptos" w:cs="Aptos"/>
            <w:color w:val="FF0000"/>
            <w:sz w:val="24"/>
            <w:szCs w:val="24"/>
          </w:rPr>
          <w:delText>: delete the first statement and keep the second one.</w:delText>
        </w:r>
      </w:del>
    </w:p>
    <w:p w14:paraId="43A616D5" w14:textId="758A16D8" w:rsidR="00A034FB" w:rsidDel="001B0906" w:rsidRDefault="00A034FB" w:rsidP="001B0906">
      <w:pPr>
        <w:rPr>
          <w:del w:id="64" w:author="B00177281 Muhammad Sami Khan" w:date="2026-05-29T23:00:00Z" w16du:dateUtc="2026-05-29T22:00:00Z"/>
          <w:rFonts w:ascii="Aptos" w:eastAsia="Aptos" w:hAnsi="Aptos" w:cs="Aptos"/>
          <w:color w:val="FF0000"/>
          <w:sz w:val="24"/>
          <w:szCs w:val="24"/>
        </w:rPr>
        <w:pPrChange w:id="65" w:author="B00177281 Muhammad Sami Khan" w:date="2026-05-29T23:00:00Z" w16du:dateUtc="2026-05-29T22:00:00Z">
          <w:pPr/>
        </w:pPrChange>
      </w:pPr>
    </w:p>
    <w:p w14:paraId="530D2030" w14:textId="5C08669D" w:rsidR="00A034FB" w:rsidRPr="008D49C4" w:rsidDel="001B0906" w:rsidRDefault="00A034FB" w:rsidP="001B0906">
      <w:pPr>
        <w:rPr>
          <w:del w:id="66" w:author="B00177281 Muhammad Sami Khan" w:date="2026-05-29T23:00:00Z" w16du:dateUtc="2026-05-29T22:00:00Z"/>
          <w:rFonts w:ascii="Times New Roman" w:eastAsia="Times New Roman" w:hAnsi="Times New Roman" w:cs="Times New Roman"/>
          <w:color w:val="FF0000"/>
          <w:sz w:val="24"/>
          <w:szCs w:val="24"/>
        </w:rPr>
        <w:pPrChange w:id="67" w:author="B00177281 Muhammad Sami Khan" w:date="2026-05-29T23:00:00Z" w16du:dateUtc="2026-05-29T22:00:00Z">
          <w:pPr>
            <w:spacing w:line="240" w:lineRule="auto"/>
          </w:pPr>
        </w:pPrChange>
      </w:pPr>
      <w:del w:id="68" w:author="B00177281 Muhammad Sami Khan" w:date="2026-05-29T23:00:00Z" w16du:dateUtc="2026-05-29T22:00:00Z">
        <w:r w:rsidRPr="008D49C4" w:rsidDel="001B0906">
          <w:rPr>
            <w:rFonts w:ascii="Aptos" w:eastAsia="Times New Roman" w:hAnsi="Aptos" w:cs="Times New Roman"/>
            <w:b/>
            <w:bCs/>
            <w:color w:val="FF0000"/>
            <w:sz w:val="30"/>
            <w:szCs w:val="30"/>
            <w:u w:val="single"/>
          </w:rPr>
          <w:delText>Please read all the instructions on this document carefully!!!</w:delText>
        </w:r>
      </w:del>
    </w:p>
    <w:p w14:paraId="3998B9E3" w14:textId="49556FFF" w:rsidR="00A034FB" w:rsidRPr="008D49C4" w:rsidDel="001B0906" w:rsidRDefault="00A034FB" w:rsidP="001B0906">
      <w:pPr>
        <w:rPr>
          <w:del w:id="69" w:author="B00177281 Muhammad Sami Khan" w:date="2026-05-29T23:00:00Z" w16du:dateUtc="2026-05-29T22:00:00Z"/>
          <w:rFonts w:ascii="Times New Roman" w:eastAsia="Times New Roman" w:hAnsi="Times New Roman" w:cs="Times New Roman"/>
          <w:color w:val="FF0000"/>
          <w:sz w:val="24"/>
          <w:szCs w:val="24"/>
        </w:rPr>
        <w:pPrChange w:id="70" w:author="B00177281 Muhammad Sami Khan" w:date="2026-05-29T23:00:00Z" w16du:dateUtc="2026-05-29T22:00:00Z">
          <w:pPr>
            <w:spacing w:after="0" w:line="240" w:lineRule="auto"/>
          </w:pPr>
        </w:pPrChange>
      </w:pPr>
    </w:p>
    <w:p w14:paraId="33201B3F" w14:textId="0C042F1D" w:rsidR="00A034FB" w:rsidRPr="008D49C4" w:rsidDel="001B0906" w:rsidRDefault="00A034FB" w:rsidP="001B0906">
      <w:pPr>
        <w:rPr>
          <w:del w:id="71" w:author="B00177281 Muhammad Sami Khan" w:date="2026-05-29T23:00:00Z" w16du:dateUtc="2026-05-29T22:00:00Z"/>
          <w:rFonts w:ascii="Times New Roman" w:eastAsia="Times New Roman" w:hAnsi="Times New Roman" w:cs="Times New Roman"/>
          <w:color w:val="FF0000"/>
          <w:sz w:val="24"/>
          <w:szCs w:val="24"/>
        </w:rPr>
        <w:pPrChange w:id="72" w:author="B00177281 Muhammad Sami Khan" w:date="2026-05-29T23:00:00Z" w16du:dateUtc="2026-05-29T22:00:00Z">
          <w:pPr>
            <w:pStyle w:val="ListParagraph"/>
            <w:numPr>
              <w:numId w:val="2"/>
            </w:numPr>
            <w:spacing w:line="240" w:lineRule="auto"/>
            <w:ind w:hanging="360"/>
          </w:pPr>
        </w:pPrChange>
      </w:pPr>
      <w:del w:id="73" w:author="B00177281 Muhammad Sami Khan" w:date="2026-05-29T23:00:00Z" w16du:dateUtc="2026-05-29T22:00:00Z">
        <w:r w:rsidRPr="008D49C4" w:rsidDel="001B0906">
          <w:rPr>
            <w:rFonts w:ascii="Aptos" w:eastAsia="Times New Roman" w:hAnsi="Aptos" w:cs="Times New Roman"/>
            <w:b/>
            <w:bCs/>
            <w:color w:val="FF0000"/>
            <w:sz w:val="24"/>
            <w:szCs w:val="24"/>
          </w:rPr>
          <w:delText>Filling out the cover sheet</w:delText>
        </w:r>
      </w:del>
    </w:p>
    <w:p w14:paraId="71C21B4C" w14:textId="0E1C921C" w:rsidR="00A034FB" w:rsidRPr="008D49C4" w:rsidDel="001B0906" w:rsidRDefault="00A034FB" w:rsidP="001B0906">
      <w:pPr>
        <w:rPr>
          <w:del w:id="74" w:author="B00177281 Muhammad Sami Khan" w:date="2026-05-29T23:00:00Z" w16du:dateUtc="2026-05-29T22:00:00Z"/>
          <w:rFonts w:ascii="Times New Roman" w:eastAsia="Times New Roman" w:hAnsi="Times New Roman" w:cs="Times New Roman"/>
          <w:color w:val="FF0000"/>
          <w:sz w:val="24"/>
          <w:szCs w:val="24"/>
        </w:rPr>
        <w:pPrChange w:id="75" w:author="B00177281 Muhammad Sami Khan" w:date="2026-05-29T23:00:00Z" w16du:dateUtc="2026-05-29T22:00:00Z">
          <w:pPr>
            <w:spacing w:line="240" w:lineRule="auto"/>
            <w:ind w:left="720"/>
          </w:pPr>
        </w:pPrChange>
      </w:pPr>
      <w:del w:id="76" w:author="B00177281 Muhammad Sami Khan" w:date="2026-05-29T23:00:00Z" w16du:dateUtc="2026-05-29T22:00:00Z">
        <w:r w:rsidRPr="008D49C4" w:rsidDel="001B0906">
          <w:rPr>
            <w:rFonts w:ascii="Aptos" w:eastAsia="Times New Roman" w:hAnsi="Aptos" w:cs="Times New Roman"/>
            <w:color w:val="FF0000"/>
            <w:sz w:val="24"/>
            <w:szCs w:val="24"/>
          </w:rPr>
          <w:delText>Fill out the top section of the cover page with all the required information.</w:delText>
        </w:r>
      </w:del>
    </w:p>
    <w:p w14:paraId="3E9E2387" w14:textId="791E05F9" w:rsidR="00A034FB" w:rsidRPr="008D49C4" w:rsidDel="001B0906" w:rsidRDefault="00A034FB" w:rsidP="001B0906">
      <w:pPr>
        <w:rPr>
          <w:del w:id="77" w:author="B00177281 Muhammad Sami Khan" w:date="2026-05-29T23:00:00Z" w16du:dateUtc="2026-05-29T22:00:00Z"/>
          <w:rFonts w:ascii="Times New Roman" w:eastAsia="Times New Roman" w:hAnsi="Times New Roman" w:cs="Times New Roman"/>
          <w:color w:val="FF0000"/>
          <w:sz w:val="24"/>
          <w:szCs w:val="24"/>
        </w:rPr>
        <w:pPrChange w:id="78" w:author="B00177281 Muhammad Sami Khan" w:date="2026-05-29T23:00:00Z" w16du:dateUtc="2026-05-29T22:00:00Z">
          <w:pPr>
            <w:spacing w:after="0" w:line="240" w:lineRule="auto"/>
            <w:ind w:left="720"/>
          </w:pPr>
        </w:pPrChange>
      </w:pPr>
    </w:p>
    <w:p w14:paraId="53C5C1B1" w14:textId="711487A0" w:rsidR="00A034FB" w:rsidRPr="008D49C4" w:rsidDel="001B0906" w:rsidRDefault="00A034FB" w:rsidP="001B0906">
      <w:pPr>
        <w:rPr>
          <w:del w:id="79" w:author="B00177281 Muhammad Sami Khan" w:date="2026-05-29T23:00:00Z" w16du:dateUtc="2026-05-29T22:00:00Z"/>
          <w:rFonts w:ascii="Times New Roman" w:eastAsia="Times New Roman" w:hAnsi="Times New Roman" w:cs="Times New Roman"/>
          <w:color w:val="FF0000"/>
          <w:sz w:val="24"/>
          <w:szCs w:val="24"/>
        </w:rPr>
        <w:pPrChange w:id="80" w:author="B00177281 Muhammad Sami Khan" w:date="2026-05-29T23:00:00Z" w16du:dateUtc="2026-05-29T22:00:00Z">
          <w:pPr>
            <w:spacing w:line="240" w:lineRule="auto"/>
            <w:ind w:left="720"/>
          </w:pPr>
        </w:pPrChange>
      </w:pPr>
      <w:del w:id="81" w:author="B00177281 Muhammad Sami Khan" w:date="2026-05-29T23:00:00Z" w16du:dateUtc="2026-05-29T22:00:00Z">
        <w:r w:rsidRPr="008D49C4" w:rsidDel="001B0906">
          <w:rPr>
            <w:rFonts w:ascii="Aptos" w:eastAsia="Times New Roman" w:hAnsi="Aptos" w:cs="Times New Roman"/>
            <w:color w:val="FF0000"/>
            <w:sz w:val="24"/>
            <w:szCs w:val="24"/>
          </w:rPr>
          <w:delText>In the "Use of AI" section, choose the statement that accurately reflects your work:</w:delText>
        </w:r>
      </w:del>
    </w:p>
    <w:p w14:paraId="64A4805C" w14:textId="3BA3F644" w:rsidR="00A034FB" w:rsidRPr="008D49C4" w:rsidDel="001B0906" w:rsidRDefault="00A034FB" w:rsidP="001B0906">
      <w:pPr>
        <w:rPr>
          <w:del w:id="82" w:author="B00177281 Muhammad Sami Khan" w:date="2026-05-29T23:00:00Z" w16du:dateUtc="2026-05-29T22:00:00Z"/>
          <w:rFonts w:ascii="Times New Roman" w:eastAsia="Times New Roman" w:hAnsi="Times New Roman" w:cs="Times New Roman"/>
          <w:color w:val="FF0000"/>
          <w:sz w:val="24"/>
          <w:szCs w:val="24"/>
        </w:rPr>
        <w:pPrChange w:id="83" w:author="B00177281 Muhammad Sami Khan" w:date="2026-05-29T23:00:00Z" w16du:dateUtc="2026-05-29T22:00:00Z">
          <w:pPr>
            <w:spacing w:after="0" w:line="240" w:lineRule="auto"/>
            <w:ind w:left="720"/>
          </w:pPr>
        </w:pPrChange>
      </w:pPr>
    </w:p>
    <w:p w14:paraId="15DD3A31" w14:textId="3E68D144" w:rsidR="00A034FB" w:rsidRPr="008D49C4" w:rsidDel="001B0906" w:rsidRDefault="00A034FB" w:rsidP="001B0906">
      <w:pPr>
        <w:rPr>
          <w:del w:id="84" w:author="B00177281 Muhammad Sami Khan" w:date="2026-05-29T23:00:00Z" w16du:dateUtc="2026-05-29T22:00:00Z"/>
          <w:rFonts w:ascii="Times New Roman" w:eastAsia="Times New Roman" w:hAnsi="Times New Roman" w:cs="Times New Roman"/>
          <w:color w:val="FF0000"/>
          <w:sz w:val="24"/>
          <w:szCs w:val="24"/>
        </w:rPr>
        <w:pPrChange w:id="85" w:author="B00177281 Muhammad Sami Khan" w:date="2026-05-29T23:00:00Z" w16du:dateUtc="2026-05-29T22:00:00Z">
          <w:pPr>
            <w:spacing w:line="240" w:lineRule="auto"/>
            <w:ind w:left="720"/>
          </w:pPr>
        </w:pPrChange>
      </w:pPr>
      <w:del w:id="86" w:author="B00177281 Muhammad Sami Khan" w:date="2026-05-29T23:00:00Z" w16du:dateUtc="2026-05-29T22:00:00Z">
        <w:r w:rsidRPr="008D49C4" w:rsidDel="001B0906">
          <w:rPr>
            <w:rFonts w:ascii="Aptos" w:eastAsia="Times New Roman" w:hAnsi="Aptos" w:cs="Times New Roman"/>
            <w:b/>
            <w:bCs/>
            <w:color w:val="FF0000"/>
            <w:sz w:val="24"/>
            <w:szCs w:val="24"/>
          </w:rPr>
          <w:delText>If you utilized AI</w:delText>
        </w:r>
        <w:r w:rsidRPr="008D49C4" w:rsidDel="001B0906">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302DBA51" w:rsidR="00A034FB" w:rsidRPr="008D49C4" w:rsidDel="001B0906" w:rsidRDefault="00A034FB" w:rsidP="001B0906">
      <w:pPr>
        <w:rPr>
          <w:del w:id="87" w:author="B00177281 Muhammad Sami Khan" w:date="2026-05-29T23:00:00Z" w16du:dateUtc="2026-05-29T22:00:00Z"/>
          <w:rFonts w:ascii="Times New Roman" w:eastAsia="Times New Roman" w:hAnsi="Times New Roman" w:cs="Times New Roman"/>
          <w:color w:val="FF0000"/>
          <w:sz w:val="24"/>
          <w:szCs w:val="24"/>
        </w:rPr>
        <w:pPrChange w:id="88" w:author="B00177281 Muhammad Sami Khan" w:date="2026-05-29T23:00:00Z" w16du:dateUtc="2026-05-29T22:00:00Z">
          <w:pPr>
            <w:spacing w:line="240" w:lineRule="auto"/>
            <w:ind w:left="720"/>
          </w:pPr>
        </w:pPrChange>
      </w:pPr>
      <w:del w:id="89" w:author="B00177281 Muhammad Sami Khan" w:date="2026-05-29T23:00:00Z" w16du:dateUtc="2026-05-29T22:00:00Z">
        <w:r w:rsidRPr="008D49C4" w:rsidDel="001B0906">
          <w:rPr>
            <w:rFonts w:ascii="Aptos" w:eastAsia="Times New Roman" w:hAnsi="Aptos" w:cs="Times New Roman"/>
            <w:color w:val="FF0000"/>
            <w:sz w:val="24"/>
            <w:szCs w:val="24"/>
          </w:rPr>
          <w:delText>Example: "I acknowledge the use of Grammarly for improving spelling and grammar."</w:delText>
        </w:r>
      </w:del>
    </w:p>
    <w:p w14:paraId="31A54606" w14:textId="00E44411" w:rsidR="00A034FB" w:rsidRPr="008D49C4" w:rsidDel="001B0906" w:rsidRDefault="00A034FB" w:rsidP="001B0906">
      <w:pPr>
        <w:rPr>
          <w:del w:id="90" w:author="B00177281 Muhammad Sami Khan" w:date="2026-05-29T23:00:00Z" w16du:dateUtc="2026-05-29T22:00:00Z"/>
          <w:rFonts w:ascii="Times New Roman" w:eastAsia="Times New Roman" w:hAnsi="Times New Roman" w:cs="Times New Roman"/>
          <w:color w:val="FF0000"/>
          <w:sz w:val="24"/>
          <w:szCs w:val="24"/>
        </w:rPr>
        <w:pPrChange w:id="91" w:author="B00177281 Muhammad Sami Khan" w:date="2026-05-29T23:00:00Z" w16du:dateUtc="2026-05-29T22:00:00Z">
          <w:pPr>
            <w:spacing w:line="240" w:lineRule="auto"/>
            <w:ind w:left="720"/>
          </w:pPr>
        </w:pPrChange>
      </w:pPr>
      <w:del w:id="92" w:author="B00177281 Muhammad Sami Khan" w:date="2026-05-29T23:00:00Z" w16du:dateUtc="2026-05-29T22:00:00Z">
        <w:r w:rsidRPr="008D49C4" w:rsidDel="001B0906">
          <w:rPr>
            <w:rFonts w:ascii="Aptos" w:eastAsia="Times New Roman" w:hAnsi="Aptos" w:cs="Times New Roman"/>
            <w:color w:val="FF0000"/>
            <w:sz w:val="24"/>
            <w:szCs w:val="24"/>
          </w:rPr>
          <w:delText>OR: "I acknowledge the use of ChatGPT for structuring the assignment."</w:delText>
        </w:r>
      </w:del>
    </w:p>
    <w:p w14:paraId="2C7C21F5" w14:textId="27210EBC" w:rsidR="00A034FB" w:rsidRPr="008D49C4" w:rsidDel="001B0906" w:rsidRDefault="00A034FB" w:rsidP="001B0906">
      <w:pPr>
        <w:rPr>
          <w:del w:id="93" w:author="B00177281 Muhammad Sami Khan" w:date="2026-05-29T23:00:00Z" w16du:dateUtc="2026-05-29T22:00:00Z"/>
          <w:rFonts w:ascii="Times New Roman" w:eastAsia="Times New Roman" w:hAnsi="Times New Roman" w:cs="Times New Roman"/>
          <w:color w:val="FF0000"/>
          <w:sz w:val="24"/>
          <w:szCs w:val="24"/>
        </w:rPr>
        <w:pPrChange w:id="94" w:author="B00177281 Muhammad Sami Khan" w:date="2026-05-29T23:00:00Z" w16du:dateUtc="2026-05-29T22:00:00Z">
          <w:pPr>
            <w:spacing w:line="240" w:lineRule="auto"/>
            <w:ind w:left="720"/>
          </w:pPr>
        </w:pPrChange>
      </w:pPr>
      <w:del w:id="95" w:author="B00177281 Muhammad Sami Khan" w:date="2026-05-29T23:00:00Z" w16du:dateUtc="2026-05-29T22:00:00Z">
        <w:r w:rsidRPr="008D49C4" w:rsidDel="001B0906">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7A57FFC4" w:rsidR="00A034FB" w:rsidRPr="008D49C4" w:rsidDel="001B0906" w:rsidRDefault="00A034FB" w:rsidP="001B0906">
      <w:pPr>
        <w:rPr>
          <w:del w:id="96" w:author="B00177281 Muhammad Sami Khan" w:date="2026-05-29T23:00:00Z" w16du:dateUtc="2026-05-29T22:00:00Z"/>
          <w:rFonts w:ascii="Times New Roman" w:eastAsia="Times New Roman" w:hAnsi="Times New Roman" w:cs="Times New Roman"/>
          <w:color w:val="FF0000"/>
          <w:sz w:val="24"/>
          <w:szCs w:val="24"/>
        </w:rPr>
        <w:pPrChange w:id="97" w:author="B00177281 Muhammad Sami Khan" w:date="2026-05-29T23:00:00Z" w16du:dateUtc="2026-05-29T22:00:00Z">
          <w:pPr>
            <w:spacing w:line="240" w:lineRule="auto"/>
            <w:ind w:left="720"/>
          </w:pPr>
        </w:pPrChange>
      </w:pPr>
      <w:del w:id="98" w:author="B00177281 Muhammad Sami Khan" w:date="2026-05-29T23:00:00Z" w16du:dateUtc="2026-05-29T22:00:00Z">
        <w:r w:rsidRPr="008D49C4" w:rsidDel="001B0906">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1B0906">
          <w:rPr>
            <w:rFonts w:eastAsia="Times New Roman"/>
            <w:color w:val="FF0000"/>
          </w:rPr>
          <w:delText xml:space="preserve"> </w:delText>
        </w:r>
        <w:r w:rsidRPr="008D49C4" w:rsidDel="001B0906">
          <w:rPr>
            <w:rFonts w:ascii="Aptos" w:eastAsia="Times New Roman" w:hAnsi="Aptos" w:cs="Times New Roman"/>
            <w:color w:val="FF0000"/>
            <w:sz w:val="24"/>
            <w:szCs w:val="24"/>
          </w:rPr>
          <w:delText>https://library.cct.ie/referencing/harvard</w:delText>
        </w:r>
      </w:del>
    </w:p>
    <w:p w14:paraId="05C0C768" w14:textId="1CFBE8A2" w:rsidR="00A034FB" w:rsidRPr="008D49C4" w:rsidDel="001B0906" w:rsidRDefault="00A034FB" w:rsidP="001B0906">
      <w:pPr>
        <w:rPr>
          <w:del w:id="99" w:author="B00177281 Muhammad Sami Khan" w:date="2026-05-29T23:00:00Z" w16du:dateUtc="2026-05-29T22:00:00Z"/>
          <w:rFonts w:ascii="Times New Roman" w:eastAsia="Times New Roman" w:hAnsi="Times New Roman" w:cs="Times New Roman"/>
          <w:color w:val="FF0000"/>
          <w:sz w:val="24"/>
          <w:szCs w:val="24"/>
        </w:rPr>
        <w:pPrChange w:id="100" w:author="B00177281 Muhammad Sami Khan" w:date="2026-05-29T23:00:00Z" w16du:dateUtc="2026-05-29T22:00:00Z">
          <w:pPr>
            <w:spacing w:after="0" w:line="240" w:lineRule="auto"/>
            <w:ind w:left="720"/>
          </w:pPr>
        </w:pPrChange>
      </w:pPr>
    </w:p>
    <w:p w14:paraId="4FAE990D" w14:textId="246D2BC6" w:rsidR="00A034FB" w:rsidRPr="008D49C4" w:rsidDel="001B0906" w:rsidRDefault="00A034FB" w:rsidP="001B0906">
      <w:pPr>
        <w:rPr>
          <w:del w:id="101" w:author="B00177281 Muhammad Sami Khan" w:date="2026-05-29T23:00:00Z" w16du:dateUtc="2026-05-29T22:00:00Z"/>
          <w:rFonts w:ascii="Aptos" w:eastAsia="Times New Roman" w:hAnsi="Aptos" w:cs="Times New Roman"/>
          <w:color w:val="FF0000"/>
          <w:sz w:val="24"/>
          <w:szCs w:val="24"/>
        </w:rPr>
        <w:pPrChange w:id="102" w:author="B00177281 Muhammad Sami Khan" w:date="2026-05-29T23:00:00Z" w16du:dateUtc="2026-05-29T22:00:00Z">
          <w:pPr>
            <w:spacing w:line="240" w:lineRule="auto"/>
            <w:ind w:left="720"/>
          </w:pPr>
        </w:pPrChange>
      </w:pPr>
      <w:del w:id="103" w:author="B00177281 Muhammad Sami Khan" w:date="2026-05-29T23:00:00Z" w16du:dateUtc="2026-05-29T22:00:00Z">
        <w:r w:rsidRPr="008D49C4" w:rsidDel="001B0906">
          <w:rPr>
            <w:rFonts w:ascii="Aptos" w:eastAsia="Times New Roman" w:hAnsi="Aptos" w:cs="Times New Roman"/>
            <w:b/>
            <w:bCs/>
            <w:color w:val="FF0000"/>
            <w:sz w:val="24"/>
            <w:szCs w:val="24"/>
          </w:rPr>
          <w:delText>If you did not use AI tools</w:delText>
        </w:r>
        <w:r w:rsidRPr="008D49C4" w:rsidDel="001B0906">
          <w:rPr>
            <w:rFonts w:ascii="Aptos" w:eastAsia="Times New Roman" w:hAnsi="Aptos" w:cs="Times New Roman"/>
            <w:color w:val="FF0000"/>
            <w:sz w:val="24"/>
            <w:szCs w:val="24"/>
          </w:rPr>
          <w:delText>: delete the first statement and keep the second one.</w:delText>
        </w:r>
      </w:del>
    </w:p>
    <w:p w14:paraId="7832715E" w14:textId="0B3506E0" w:rsidR="00A034FB" w:rsidRPr="008D49C4" w:rsidDel="001B0906" w:rsidRDefault="00A034FB" w:rsidP="001B0906">
      <w:pPr>
        <w:rPr>
          <w:del w:id="104" w:author="B00177281 Muhammad Sami Khan" w:date="2026-05-29T23:00:00Z" w16du:dateUtc="2026-05-29T22:00:00Z"/>
          <w:rFonts w:ascii="Aptos" w:eastAsia="Times New Roman" w:hAnsi="Aptos" w:cs="Times New Roman"/>
          <w:color w:val="FF0000"/>
          <w:sz w:val="24"/>
          <w:szCs w:val="24"/>
        </w:rPr>
        <w:pPrChange w:id="105" w:author="B00177281 Muhammad Sami Khan" w:date="2026-05-29T23:00:00Z" w16du:dateUtc="2026-05-29T22:00:00Z">
          <w:pPr>
            <w:spacing w:line="240" w:lineRule="auto"/>
          </w:pPr>
        </w:pPrChange>
      </w:pPr>
    </w:p>
    <w:p w14:paraId="423427B2" w14:textId="46EFD22D" w:rsidR="00A034FB" w:rsidDel="001B0906" w:rsidRDefault="00A034FB" w:rsidP="001B0906">
      <w:pPr>
        <w:rPr>
          <w:del w:id="106" w:author="B00177281 Muhammad Sami Khan" w:date="2026-05-29T23:00:00Z" w16du:dateUtc="2026-05-29T22:00:00Z"/>
          <w:rFonts w:asciiTheme="minorHAnsi" w:hAnsiTheme="minorHAnsi"/>
          <w:b/>
          <w:bCs/>
          <w:color w:val="FF0000"/>
          <w:sz w:val="24"/>
          <w:szCs w:val="24"/>
        </w:rPr>
        <w:pPrChange w:id="107" w:author="B00177281 Muhammad Sami Khan" w:date="2026-05-29T23:00:00Z" w16du:dateUtc="2026-05-29T22:00:00Z">
          <w:pPr>
            <w:pStyle w:val="ListParagraph"/>
            <w:numPr>
              <w:numId w:val="1"/>
            </w:numPr>
            <w:ind w:hanging="360"/>
          </w:pPr>
        </w:pPrChange>
      </w:pPr>
      <w:del w:id="108" w:author="B00177281 Muhammad Sami Khan" w:date="2026-05-29T23:00:00Z" w16du:dateUtc="2026-05-29T22:00:00Z">
        <w:r w:rsidRPr="008D49C4" w:rsidDel="001B0906">
          <w:rPr>
            <w:rFonts w:asciiTheme="minorHAnsi" w:hAnsiTheme="minorHAnsi"/>
            <w:b/>
            <w:bCs/>
            <w:color w:val="FF0000"/>
            <w:sz w:val="24"/>
            <w:szCs w:val="24"/>
          </w:rPr>
          <w:delText>Version Control</w:delText>
        </w:r>
      </w:del>
    </w:p>
    <w:p w14:paraId="65E3BDF0" w14:textId="46F2EA4D" w:rsidR="00A034FB" w:rsidRPr="008D49C4" w:rsidDel="001B0906" w:rsidRDefault="00A034FB" w:rsidP="001B0906">
      <w:pPr>
        <w:rPr>
          <w:del w:id="109" w:author="B00177281 Muhammad Sami Khan" w:date="2026-05-29T23:00:00Z" w16du:dateUtc="2026-05-29T22:00:00Z"/>
          <w:rFonts w:asciiTheme="minorHAnsi" w:eastAsia="Times New Roman" w:hAnsiTheme="minorHAnsi" w:cs="Times New Roman"/>
          <w:b/>
          <w:bCs/>
          <w:color w:val="FF0000"/>
          <w:sz w:val="24"/>
          <w:szCs w:val="24"/>
        </w:rPr>
        <w:pPrChange w:id="110" w:author="B00177281 Muhammad Sami Khan" w:date="2026-05-29T23:00:00Z" w16du:dateUtc="2026-05-29T22:00:00Z">
          <w:pPr>
            <w:spacing w:before="100" w:beforeAutospacing="1" w:after="100" w:afterAutospacing="1" w:line="240" w:lineRule="auto"/>
            <w:ind w:left="720"/>
            <w:outlineLvl w:val="2"/>
          </w:pPr>
        </w:pPrChange>
      </w:pPr>
      <w:del w:id="111" w:author="B00177281 Muhammad Sami Khan" w:date="2026-05-29T23:00:00Z" w16du:dateUtc="2026-05-29T22:00:00Z">
        <w:r w:rsidRPr="008D49C4" w:rsidDel="001B0906">
          <w:rPr>
            <w:rFonts w:asciiTheme="minorHAnsi" w:eastAsia="Times New Roman" w:hAnsiTheme="minorHAnsi" w:cs="Times New Roman"/>
            <w:b/>
            <w:bCs/>
            <w:color w:val="FF0000"/>
            <w:sz w:val="24"/>
            <w:szCs w:val="24"/>
          </w:rPr>
          <w:delText>Enabling Version Control in Microsoft Word:</w:delText>
        </w:r>
      </w:del>
    </w:p>
    <w:p w14:paraId="6CFA9E11" w14:textId="32E531DB" w:rsidR="00A034FB" w:rsidRPr="008D49C4" w:rsidDel="001B0906" w:rsidRDefault="00A034FB" w:rsidP="001B0906">
      <w:pPr>
        <w:rPr>
          <w:del w:id="112" w:author="B00177281 Muhammad Sami Khan" w:date="2026-05-29T23:00:00Z" w16du:dateUtc="2026-05-29T22:00:00Z"/>
          <w:rFonts w:asciiTheme="minorHAnsi" w:eastAsia="Times New Roman" w:hAnsiTheme="minorHAnsi" w:cs="Times New Roman"/>
          <w:color w:val="FF0000"/>
          <w:sz w:val="24"/>
          <w:szCs w:val="24"/>
        </w:rPr>
        <w:pPrChange w:id="113" w:author="B00177281 Muhammad Sami Khan" w:date="2026-05-29T23:00:00Z" w16du:dateUtc="2026-05-29T22:00:00Z">
          <w:pPr>
            <w:spacing w:before="100" w:beforeAutospacing="1" w:after="100" w:afterAutospacing="1" w:line="240" w:lineRule="auto"/>
            <w:ind w:left="720"/>
          </w:pPr>
        </w:pPrChange>
      </w:pPr>
      <w:del w:id="114"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7C35B2B9" w:rsidR="00A034FB" w:rsidRPr="008D49C4" w:rsidDel="001B0906" w:rsidRDefault="00A034FB" w:rsidP="001B0906">
      <w:pPr>
        <w:rPr>
          <w:del w:id="115" w:author="B00177281 Muhammad Sami Khan" w:date="2026-05-29T23:00:00Z" w16du:dateUtc="2026-05-29T22:00:00Z"/>
          <w:rFonts w:asciiTheme="minorHAnsi" w:eastAsia="Times New Roman" w:hAnsiTheme="minorHAnsi" w:cs="Times New Roman"/>
          <w:b/>
          <w:bCs/>
          <w:color w:val="FF0000"/>
          <w:sz w:val="24"/>
          <w:szCs w:val="24"/>
        </w:rPr>
        <w:pPrChange w:id="116" w:author="B00177281 Muhammad Sami Khan" w:date="2026-05-29T23:00:00Z" w16du:dateUtc="2026-05-29T22:00:00Z">
          <w:pPr>
            <w:spacing w:before="100" w:beforeAutospacing="1" w:after="100" w:afterAutospacing="1" w:line="240" w:lineRule="auto"/>
            <w:ind w:left="720"/>
            <w:outlineLvl w:val="3"/>
          </w:pPr>
        </w:pPrChange>
      </w:pPr>
      <w:del w:id="117" w:author="B00177281 Muhammad Sami Khan" w:date="2026-05-29T23:00:00Z" w16du:dateUtc="2026-05-29T22:00:00Z">
        <w:r w:rsidRPr="008D49C4" w:rsidDel="001B0906">
          <w:rPr>
            <w:rFonts w:asciiTheme="minorHAnsi" w:eastAsia="Times New Roman" w:hAnsiTheme="minorHAnsi" w:cs="Times New Roman"/>
            <w:b/>
            <w:bCs/>
            <w:color w:val="FF0000"/>
            <w:sz w:val="24"/>
            <w:szCs w:val="24"/>
          </w:rPr>
          <w:delText>1. Using Track Changes:</w:delText>
        </w:r>
      </w:del>
    </w:p>
    <w:p w14:paraId="331B7CDB" w14:textId="1C8083D8" w:rsidR="00A034FB" w:rsidDel="001B0906" w:rsidRDefault="00A034FB" w:rsidP="001B0906">
      <w:pPr>
        <w:rPr>
          <w:del w:id="118" w:author="B00177281 Muhammad Sami Khan" w:date="2026-05-29T23:00:00Z" w16du:dateUtc="2026-05-29T22:00:00Z"/>
          <w:rFonts w:asciiTheme="minorHAnsi" w:eastAsia="Times New Roman" w:hAnsiTheme="minorHAnsi" w:cs="Times New Roman"/>
          <w:color w:val="FF0000"/>
          <w:sz w:val="24"/>
          <w:szCs w:val="24"/>
        </w:rPr>
        <w:pPrChange w:id="119" w:author="B00177281 Muhammad Sami Khan" w:date="2026-05-29T23:00:00Z" w16du:dateUtc="2026-05-29T22:00:00Z">
          <w:pPr>
            <w:numPr>
              <w:numId w:val="3"/>
            </w:numPr>
            <w:tabs>
              <w:tab w:val="num" w:pos="1440"/>
            </w:tabs>
            <w:spacing w:before="100" w:beforeAutospacing="1" w:after="100" w:afterAutospacing="1" w:line="240" w:lineRule="auto"/>
            <w:ind w:left="1440" w:hanging="360"/>
          </w:pPr>
        </w:pPrChange>
      </w:pPr>
      <w:del w:id="120" w:author="B00177281 Muhammad Sami Khan" w:date="2026-05-29T23:00:00Z" w16du:dateUtc="2026-05-29T22:00:00Z">
        <w:r w:rsidRPr="008D49C4" w:rsidDel="001B0906">
          <w:rPr>
            <w:rFonts w:asciiTheme="minorHAnsi" w:eastAsia="Times New Roman" w:hAnsiTheme="minorHAnsi" w:cs="Times New Roman"/>
            <w:b/>
            <w:bCs/>
            <w:color w:val="FF0000"/>
            <w:sz w:val="24"/>
            <w:szCs w:val="24"/>
          </w:rPr>
          <w:delText>Track Changes</w:delText>
        </w:r>
        <w:r w:rsidRPr="008D49C4" w:rsidDel="001B0906">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2CC1FA69" w:rsidR="00A034FB" w:rsidRPr="008D49C4" w:rsidDel="001B0906" w:rsidRDefault="00A034FB" w:rsidP="001B0906">
      <w:pPr>
        <w:rPr>
          <w:del w:id="121" w:author="B00177281 Muhammad Sami Khan" w:date="2026-05-29T23:00:00Z" w16du:dateUtc="2026-05-29T22:00:00Z"/>
          <w:rFonts w:asciiTheme="minorHAnsi" w:eastAsia="Times New Roman" w:hAnsiTheme="minorHAnsi" w:cs="Times New Roman"/>
          <w:color w:val="FF0000"/>
          <w:sz w:val="24"/>
          <w:szCs w:val="24"/>
        </w:rPr>
        <w:pPrChange w:id="122" w:author="B00177281 Muhammad Sami Khan" w:date="2026-05-29T23:00:00Z" w16du:dateUtc="2026-05-29T22:00:00Z">
          <w:pPr>
            <w:spacing w:before="100" w:beforeAutospacing="1" w:after="100" w:afterAutospacing="1" w:line="240" w:lineRule="auto"/>
            <w:ind w:left="1440"/>
          </w:pPr>
        </w:pPrChange>
      </w:pPr>
      <w:del w:id="123"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To enable:</w:delText>
        </w:r>
      </w:del>
    </w:p>
    <w:p w14:paraId="2EC5D1CB" w14:textId="72632B98" w:rsidR="00A034FB" w:rsidRPr="008D49C4" w:rsidDel="001B0906" w:rsidRDefault="00A034FB" w:rsidP="001B0906">
      <w:pPr>
        <w:rPr>
          <w:del w:id="124" w:author="B00177281 Muhammad Sami Khan" w:date="2026-05-29T23:00:00Z" w16du:dateUtc="2026-05-29T22:00:00Z"/>
          <w:rFonts w:asciiTheme="minorHAnsi" w:eastAsia="Times New Roman" w:hAnsiTheme="minorHAnsi" w:cs="Times New Roman"/>
          <w:color w:val="FF0000"/>
          <w:sz w:val="24"/>
          <w:szCs w:val="24"/>
        </w:rPr>
        <w:pPrChange w:id="125" w:author="B00177281 Muhammad Sami Khan" w:date="2026-05-29T23:00:00Z" w16du:dateUtc="2026-05-29T22:00:00Z">
          <w:pPr>
            <w:numPr>
              <w:ilvl w:val="1"/>
              <w:numId w:val="3"/>
            </w:numPr>
            <w:tabs>
              <w:tab w:val="num" w:pos="2160"/>
            </w:tabs>
            <w:spacing w:before="100" w:beforeAutospacing="1" w:after="100" w:afterAutospacing="1" w:line="240" w:lineRule="auto"/>
            <w:ind w:left="2160" w:hanging="360"/>
          </w:pPr>
        </w:pPrChange>
      </w:pPr>
      <w:del w:id="126"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Go to the </w:delText>
        </w:r>
        <w:r w:rsidRPr="008D49C4" w:rsidDel="001B0906">
          <w:rPr>
            <w:rFonts w:asciiTheme="minorHAnsi" w:eastAsia="Times New Roman" w:hAnsiTheme="minorHAnsi" w:cs="Times New Roman"/>
            <w:b/>
            <w:bCs/>
            <w:color w:val="FF0000"/>
            <w:sz w:val="24"/>
            <w:szCs w:val="24"/>
          </w:rPr>
          <w:delText>Review</w:delText>
        </w:r>
        <w:r w:rsidRPr="008D49C4" w:rsidDel="001B0906">
          <w:rPr>
            <w:rFonts w:asciiTheme="minorHAnsi" w:eastAsia="Times New Roman" w:hAnsiTheme="minorHAnsi" w:cs="Times New Roman"/>
            <w:color w:val="FF0000"/>
            <w:sz w:val="24"/>
            <w:szCs w:val="24"/>
          </w:rPr>
          <w:delText xml:space="preserve"> tab.</w:delText>
        </w:r>
      </w:del>
    </w:p>
    <w:p w14:paraId="760E17AF" w14:textId="4F8C2E0B" w:rsidR="00A034FB" w:rsidRPr="008D49C4" w:rsidDel="001B0906" w:rsidRDefault="00A034FB" w:rsidP="001B0906">
      <w:pPr>
        <w:rPr>
          <w:del w:id="127" w:author="B00177281 Muhammad Sami Khan" w:date="2026-05-29T23:00:00Z" w16du:dateUtc="2026-05-29T22:00:00Z"/>
          <w:rFonts w:asciiTheme="minorHAnsi" w:eastAsia="Times New Roman" w:hAnsiTheme="minorHAnsi" w:cs="Times New Roman"/>
          <w:color w:val="FF0000"/>
          <w:sz w:val="24"/>
          <w:szCs w:val="24"/>
        </w:rPr>
        <w:pPrChange w:id="128" w:author="B00177281 Muhammad Sami Khan" w:date="2026-05-29T23:00:00Z" w16du:dateUtc="2026-05-29T22:00:00Z">
          <w:pPr>
            <w:numPr>
              <w:ilvl w:val="1"/>
              <w:numId w:val="3"/>
            </w:numPr>
            <w:tabs>
              <w:tab w:val="num" w:pos="2160"/>
            </w:tabs>
            <w:spacing w:before="100" w:beforeAutospacing="1" w:after="100" w:afterAutospacing="1" w:line="240" w:lineRule="auto"/>
            <w:ind w:left="2160" w:hanging="360"/>
          </w:pPr>
        </w:pPrChange>
      </w:pPr>
      <w:del w:id="129"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Click </w:delText>
        </w:r>
        <w:r w:rsidRPr="008D49C4" w:rsidDel="001B0906">
          <w:rPr>
            <w:rFonts w:asciiTheme="minorHAnsi" w:eastAsia="Times New Roman" w:hAnsiTheme="minorHAnsi" w:cs="Times New Roman"/>
            <w:b/>
            <w:bCs/>
            <w:color w:val="FF0000"/>
            <w:sz w:val="24"/>
            <w:szCs w:val="24"/>
          </w:rPr>
          <w:delText>Track Changes</w:delText>
        </w:r>
        <w:r w:rsidDel="001B0906">
          <w:rPr>
            <w:rFonts w:asciiTheme="minorHAnsi" w:eastAsia="Times New Roman" w:hAnsiTheme="minorHAnsi" w:cs="Times New Roman"/>
            <w:color w:val="FF0000"/>
            <w:sz w:val="24"/>
            <w:szCs w:val="24"/>
          </w:rPr>
          <w:delText xml:space="preserve"> </w:delText>
        </w:r>
      </w:del>
    </w:p>
    <w:p w14:paraId="15AF8498" w14:textId="5A2351FE" w:rsidR="00A034FB" w:rsidDel="001B0906" w:rsidRDefault="00A034FB" w:rsidP="001B0906">
      <w:pPr>
        <w:rPr>
          <w:del w:id="130" w:author="B00177281 Muhammad Sami Khan" w:date="2026-05-29T23:00:00Z" w16du:dateUtc="2026-05-29T22:00:00Z"/>
          <w:rFonts w:asciiTheme="minorHAnsi" w:eastAsia="Times New Roman" w:hAnsiTheme="minorHAnsi" w:cs="Times New Roman"/>
          <w:color w:val="FF0000"/>
          <w:sz w:val="24"/>
          <w:szCs w:val="24"/>
        </w:rPr>
        <w:pPrChange w:id="131" w:author="B00177281 Muhammad Sami Khan" w:date="2026-05-29T23:00:00Z" w16du:dateUtc="2026-05-29T22:00:00Z">
          <w:pPr>
            <w:numPr>
              <w:ilvl w:val="1"/>
              <w:numId w:val="3"/>
            </w:numPr>
            <w:tabs>
              <w:tab w:val="num" w:pos="2160"/>
            </w:tabs>
            <w:spacing w:before="100" w:beforeAutospacing="1" w:after="100" w:afterAutospacing="1" w:line="240" w:lineRule="auto"/>
            <w:ind w:left="2160" w:hanging="360"/>
          </w:pPr>
        </w:pPrChange>
      </w:pPr>
      <w:del w:id="132"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Word will start recording changes and can show who made each edit.</w:delText>
        </w:r>
      </w:del>
    </w:p>
    <w:p w14:paraId="70BA165F" w14:textId="273C82F3" w:rsidR="00DB4F8F" w:rsidDel="001B0906" w:rsidRDefault="00DB4F8F" w:rsidP="001B0906">
      <w:pPr>
        <w:rPr>
          <w:del w:id="133" w:author="B00177281 Muhammad Sami Khan" w:date="2026-05-29T23:00:00Z" w16du:dateUtc="2026-05-29T22:00:00Z"/>
          <w:rFonts w:asciiTheme="minorHAnsi" w:eastAsia="Times New Roman" w:hAnsiTheme="minorHAnsi" w:cs="Times New Roman"/>
          <w:color w:val="FF0000"/>
          <w:sz w:val="24"/>
          <w:szCs w:val="24"/>
        </w:rPr>
        <w:pPrChange w:id="134" w:author="B00177281 Muhammad Sami Khan" w:date="2026-05-29T23:00:00Z" w16du:dateUtc="2026-05-29T22:00:00Z">
          <w:pPr>
            <w:numPr>
              <w:ilvl w:val="1"/>
              <w:numId w:val="3"/>
            </w:numPr>
            <w:tabs>
              <w:tab w:val="num" w:pos="2160"/>
            </w:tabs>
            <w:spacing w:before="100" w:beforeAutospacing="1" w:after="100" w:afterAutospacing="1" w:line="240" w:lineRule="auto"/>
            <w:ind w:left="2160" w:hanging="360"/>
          </w:pPr>
        </w:pPrChange>
      </w:pPr>
      <w:del w:id="135" w:author="B00177281 Muhammad Sami Khan" w:date="2026-05-29T23:00:00Z" w16du:dateUtc="2026-05-29T22:00:00Z">
        <w:r w:rsidDel="001B0906">
          <w:rPr>
            <w:rFonts w:asciiTheme="minorHAnsi" w:eastAsia="Times New Roman" w:hAnsiTheme="minorHAnsi" w:cs="Times New Roman"/>
            <w:color w:val="FF0000"/>
            <w:sz w:val="24"/>
            <w:szCs w:val="24"/>
          </w:rPr>
          <w:delText xml:space="preserve">Select </w:delText>
        </w:r>
        <w:r w:rsidRPr="00DB4F8F" w:rsidDel="001B0906">
          <w:rPr>
            <w:rFonts w:asciiTheme="minorHAnsi" w:eastAsia="Times New Roman" w:hAnsiTheme="minorHAnsi" w:cs="Times New Roman"/>
            <w:b/>
            <w:bCs/>
            <w:color w:val="FF0000"/>
            <w:sz w:val="24"/>
            <w:szCs w:val="24"/>
          </w:rPr>
          <w:delText>No Markup</w:delText>
        </w:r>
        <w:r w:rsidDel="001B0906">
          <w:rPr>
            <w:rFonts w:asciiTheme="minorHAnsi" w:eastAsia="Times New Roman" w:hAnsiTheme="minorHAnsi" w:cs="Times New Roman"/>
            <w:color w:val="FF0000"/>
            <w:sz w:val="24"/>
            <w:szCs w:val="24"/>
          </w:rPr>
          <w:delText xml:space="preserve"> from the drop-down menu.</w:delText>
        </w:r>
      </w:del>
    </w:p>
    <w:p w14:paraId="5FB08C61" w14:textId="7AB4912C" w:rsidR="00DB4F8F" w:rsidRPr="008D49C4" w:rsidDel="001B0906" w:rsidRDefault="00DB4F8F" w:rsidP="001B0906">
      <w:pPr>
        <w:rPr>
          <w:del w:id="136" w:author="B00177281 Muhammad Sami Khan" w:date="2026-05-29T23:00:00Z" w16du:dateUtc="2026-05-29T22:00:00Z"/>
          <w:rFonts w:asciiTheme="minorHAnsi" w:eastAsia="Times New Roman" w:hAnsiTheme="minorHAnsi" w:cs="Times New Roman"/>
          <w:color w:val="FF0000"/>
          <w:sz w:val="24"/>
          <w:szCs w:val="24"/>
        </w:rPr>
        <w:pPrChange w:id="137" w:author="B00177281 Muhammad Sami Khan" w:date="2026-05-29T23:00:00Z" w16du:dateUtc="2026-05-29T22:00:00Z">
          <w:pPr>
            <w:spacing w:before="100" w:beforeAutospacing="1" w:after="100" w:afterAutospacing="1" w:line="240" w:lineRule="auto"/>
            <w:ind w:left="2160"/>
          </w:pPr>
        </w:pPrChange>
      </w:pPr>
      <w:del w:id="138" w:author="B00177281 Muhammad Sami Khan" w:date="2026-05-29T23:00:00Z" w16du:dateUtc="2026-05-29T22:00:00Z">
        <w:r w:rsidDel="001B0906">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2E2524BD" w:rsidR="00A034FB" w:rsidRPr="008D49C4" w:rsidDel="001B0906" w:rsidRDefault="00A034FB" w:rsidP="001B0906">
      <w:pPr>
        <w:rPr>
          <w:del w:id="139" w:author="B00177281 Muhammad Sami Khan" w:date="2026-05-29T23:00:00Z" w16du:dateUtc="2026-05-29T22:00:00Z"/>
          <w:rFonts w:asciiTheme="minorHAnsi" w:eastAsia="Times New Roman" w:hAnsiTheme="minorHAnsi" w:cs="Times New Roman"/>
          <w:b/>
          <w:bCs/>
          <w:color w:val="FF0000"/>
          <w:sz w:val="24"/>
          <w:szCs w:val="24"/>
        </w:rPr>
        <w:pPrChange w:id="140" w:author="B00177281 Muhammad Sami Khan" w:date="2026-05-29T23:00:00Z" w16du:dateUtc="2026-05-29T22:00:00Z">
          <w:pPr>
            <w:spacing w:before="100" w:beforeAutospacing="1" w:after="100" w:afterAutospacing="1" w:line="240" w:lineRule="auto"/>
            <w:ind w:left="720"/>
            <w:outlineLvl w:val="3"/>
          </w:pPr>
        </w:pPrChange>
      </w:pPr>
      <w:del w:id="141" w:author="B00177281 Muhammad Sami Khan" w:date="2026-05-29T23:00:00Z" w16du:dateUtc="2026-05-29T22:00:00Z">
        <w:r w:rsidRPr="008D49C4" w:rsidDel="001B0906">
          <w:rPr>
            <w:rFonts w:asciiTheme="minorHAnsi" w:eastAsia="Times New Roman" w:hAnsiTheme="minorHAnsi" w:cs="Times New Roman"/>
            <w:b/>
            <w:bCs/>
            <w:color w:val="FF0000"/>
            <w:sz w:val="24"/>
            <w:szCs w:val="24"/>
          </w:rPr>
          <w:delText>2. Using Microsoft OneDrive or SharePoint:</w:delText>
        </w:r>
      </w:del>
    </w:p>
    <w:p w14:paraId="08BE5995" w14:textId="110E3740" w:rsidR="00A034FB" w:rsidRPr="008D49C4" w:rsidDel="001B0906" w:rsidRDefault="00A034FB" w:rsidP="001B0906">
      <w:pPr>
        <w:rPr>
          <w:del w:id="142" w:author="B00177281 Muhammad Sami Khan" w:date="2026-05-29T23:00:00Z" w16du:dateUtc="2026-05-29T22:00:00Z"/>
          <w:rFonts w:asciiTheme="minorHAnsi" w:eastAsia="Times New Roman" w:hAnsiTheme="minorHAnsi" w:cs="Times New Roman"/>
          <w:color w:val="FF0000"/>
          <w:sz w:val="24"/>
          <w:szCs w:val="24"/>
        </w:rPr>
        <w:pPrChange w:id="143" w:author="B00177281 Muhammad Sami Khan" w:date="2026-05-29T23:00:00Z" w16du:dateUtc="2026-05-29T22:00:00Z">
          <w:pPr>
            <w:numPr>
              <w:numId w:val="4"/>
            </w:numPr>
            <w:tabs>
              <w:tab w:val="num" w:pos="1440"/>
            </w:tabs>
            <w:spacing w:before="100" w:beforeAutospacing="1" w:after="100" w:afterAutospacing="1" w:line="240" w:lineRule="auto"/>
            <w:ind w:left="1440" w:hanging="360"/>
          </w:pPr>
        </w:pPrChange>
      </w:pPr>
      <w:del w:id="144"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Save Word documents to </w:delText>
        </w:r>
        <w:r w:rsidRPr="008D49C4" w:rsidDel="001B0906">
          <w:rPr>
            <w:rFonts w:asciiTheme="minorHAnsi" w:eastAsia="Times New Roman" w:hAnsiTheme="minorHAnsi" w:cs="Times New Roman"/>
            <w:b/>
            <w:bCs/>
            <w:color w:val="FF0000"/>
            <w:sz w:val="24"/>
            <w:szCs w:val="24"/>
          </w:rPr>
          <w:delText>OneDrive</w:delText>
        </w:r>
        <w:r w:rsidRPr="008D49C4" w:rsidDel="001B0906">
          <w:rPr>
            <w:rFonts w:asciiTheme="minorHAnsi" w:eastAsia="Times New Roman" w:hAnsiTheme="minorHAnsi" w:cs="Times New Roman"/>
            <w:color w:val="FF0000"/>
            <w:sz w:val="24"/>
            <w:szCs w:val="24"/>
          </w:rPr>
          <w:delText xml:space="preserve"> or </w:delText>
        </w:r>
        <w:r w:rsidRPr="008D49C4" w:rsidDel="001B0906">
          <w:rPr>
            <w:rFonts w:asciiTheme="minorHAnsi" w:eastAsia="Times New Roman" w:hAnsiTheme="minorHAnsi" w:cs="Times New Roman"/>
            <w:b/>
            <w:bCs/>
            <w:color w:val="FF0000"/>
            <w:sz w:val="24"/>
            <w:szCs w:val="24"/>
          </w:rPr>
          <w:delText>SharePoint</w:delText>
        </w:r>
        <w:r w:rsidRPr="008D49C4" w:rsidDel="001B0906">
          <w:rPr>
            <w:rFonts w:asciiTheme="minorHAnsi" w:eastAsia="Times New Roman" w:hAnsiTheme="minorHAnsi" w:cs="Times New Roman"/>
            <w:color w:val="FF0000"/>
            <w:sz w:val="24"/>
            <w:szCs w:val="24"/>
          </w:rPr>
          <w:delText xml:space="preserve"> to automatically enable version history.</w:delText>
        </w:r>
      </w:del>
    </w:p>
    <w:p w14:paraId="097F6EAB" w14:textId="6A805A5B" w:rsidR="00A034FB" w:rsidRPr="008D49C4" w:rsidDel="001B0906" w:rsidRDefault="00A034FB" w:rsidP="001B0906">
      <w:pPr>
        <w:rPr>
          <w:del w:id="145" w:author="B00177281 Muhammad Sami Khan" w:date="2026-05-29T23:00:00Z" w16du:dateUtc="2026-05-29T22:00:00Z"/>
          <w:rFonts w:asciiTheme="minorHAnsi" w:eastAsia="Times New Roman" w:hAnsiTheme="minorHAnsi" w:cs="Times New Roman"/>
          <w:color w:val="FF0000"/>
          <w:sz w:val="24"/>
          <w:szCs w:val="24"/>
        </w:rPr>
        <w:pPrChange w:id="146" w:author="B00177281 Muhammad Sami Khan" w:date="2026-05-29T23:00:00Z" w16du:dateUtc="2026-05-29T22:00:00Z">
          <w:pPr>
            <w:numPr>
              <w:ilvl w:val="1"/>
              <w:numId w:val="4"/>
            </w:numPr>
            <w:tabs>
              <w:tab w:val="num" w:pos="2160"/>
            </w:tabs>
            <w:spacing w:before="100" w:beforeAutospacing="1" w:after="100" w:afterAutospacing="1" w:line="240" w:lineRule="auto"/>
            <w:ind w:left="2160" w:hanging="360"/>
          </w:pPr>
        </w:pPrChange>
      </w:pPr>
      <w:del w:id="147"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Go to </w:delText>
        </w:r>
        <w:r w:rsidRPr="008D49C4" w:rsidDel="001B0906">
          <w:rPr>
            <w:rFonts w:asciiTheme="minorHAnsi" w:eastAsia="Times New Roman" w:hAnsiTheme="minorHAnsi" w:cs="Times New Roman"/>
            <w:b/>
            <w:bCs/>
            <w:color w:val="FF0000"/>
            <w:sz w:val="24"/>
            <w:szCs w:val="24"/>
          </w:rPr>
          <w:delText>File</w:delText>
        </w:r>
        <w:r w:rsidRPr="008D49C4" w:rsidDel="001B0906">
          <w:rPr>
            <w:rFonts w:asciiTheme="minorHAnsi" w:eastAsia="Times New Roman" w:hAnsiTheme="minorHAnsi" w:cs="Times New Roman"/>
            <w:color w:val="FF0000"/>
            <w:sz w:val="24"/>
            <w:szCs w:val="24"/>
          </w:rPr>
          <w:delText xml:space="preserve"> &gt; </w:delText>
        </w:r>
        <w:r w:rsidRPr="008D49C4" w:rsidDel="001B0906">
          <w:rPr>
            <w:rFonts w:asciiTheme="minorHAnsi" w:eastAsia="Times New Roman" w:hAnsiTheme="minorHAnsi" w:cs="Times New Roman"/>
            <w:b/>
            <w:bCs/>
            <w:color w:val="FF0000"/>
            <w:sz w:val="24"/>
            <w:szCs w:val="24"/>
          </w:rPr>
          <w:delText>Save As</w:delText>
        </w:r>
        <w:r w:rsidRPr="008D49C4" w:rsidDel="001B0906">
          <w:rPr>
            <w:rFonts w:asciiTheme="minorHAnsi" w:eastAsia="Times New Roman" w:hAnsiTheme="minorHAnsi" w:cs="Times New Roman"/>
            <w:color w:val="FF0000"/>
            <w:sz w:val="24"/>
            <w:szCs w:val="24"/>
          </w:rPr>
          <w:delText xml:space="preserve"> &gt; </w:delText>
        </w:r>
        <w:r w:rsidRPr="008D49C4" w:rsidDel="001B0906">
          <w:rPr>
            <w:rFonts w:asciiTheme="minorHAnsi" w:eastAsia="Times New Roman" w:hAnsiTheme="minorHAnsi" w:cs="Times New Roman"/>
            <w:b/>
            <w:bCs/>
            <w:color w:val="FF0000"/>
            <w:sz w:val="24"/>
            <w:szCs w:val="24"/>
          </w:rPr>
          <w:delText>OneDrive</w:delText>
        </w:r>
        <w:r w:rsidRPr="008D49C4" w:rsidDel="001B0906">
          <w:rPr>
            <w:rFonts w:asciiTheme="minorHAnsi" w:eastAsia="Times New Roman" w:hAnsiTheme="minorHAnsi" w:cs="Times New Roman"/>
            <w:color w:val="FF0000"/>
            <w:sz w:val="24"/>
            <w:szCs w:val="24"/>
          </w:rPr>
          <w:delText xml:space="preserve"> or </w:delText>
        </w:r>
        <w:r w:rsidRPr="008D49C4" w:rsidDel="001B0906">
          <w:rPr>
            <w:rFonts w:asciiTheme="minorHAnsi" w:eastAsia="Times New Roman" w:hAnsiTheme="minorHAnsi" w:cs="Times New Roman"/>
            <w:b/>
            <w:bCs/>
            <w:color w:val="FF0000"/>
            <w:sz w:val="24"/>
            <w:szCs w:val="24"/>
          </w:rPr>
          <w:delText>SharePoint</w:delText>
        </w:r>
        <w:r w:rsidRPr="008D49C4" w:rsidDel="001B0906">
          <w:rPr>
            <w:rFonts w:asciiTheme="minorHAnsi" w:eastAsia="Times New Roman" w:hAnsiTheme="minorHAnsi" w:cs="Times New Roman"/>
            <w:color w:val="FF0000"/>
            <w:sz w:val="24"/>
            <w:szCs w:val="24"/>
          </w:rPr>
          <w:delText>.</w:delText>
        </w:r>
      </w:del>
    </w:p>
    <w:p w14:paraId="78C538CF" w14:textId="51EFC10A" w:rsidR="00A034FB" w:rsidRPr="008D49C4" w:rsidDel="001B0906" w:rsidRDefault="00A034FB" w:rsidP="001B0906">
      <w:pPr>
        <w:rPr>
          <w:del w:id="148" w:author="B00177281 Muhammad Sami Khan" w:date="2026-05-29T23:00:00Z" w16du:dateUtc="2026-05-29T22:00:00Z"/>
          <w:rFonts w:asciiTheme="minorHAnsi" w:eastAsia="Times New Roman" w:hAnsiTheme="minorHAnsi" w:cs="Times New Roman"/>
          <w:color w:val="FF0000"/>
          <w:sz w:val="24"/>
          <w:szCs w:val="24"/>
        </w:rPr>
        <w:pPrChange w:id="149" w:author="B00177281 Muhammad Sami Khan" w:date="2026-05-29T23:00:00Z" w16du:dateUtc="2026-05-29T22:00:00Z">
          <w:pPr>
            <w:numPr>
              <w:ilvl w:val="1"/>
              <w:numId w:val="4"/>
            </w:numPr>
            <w:tabs>
              <w:tab w:val="num" w:pos="2160"/>
            </w:tabs>
            <w:spacing w:before="100" w:beforeAutospacing="1" w:after="100" w:afterAutospacing="1" w:line="240" w:lineRule="auto"/>
            <w:ind w:left="2160" w:hanging="360"/>
          </w:pPr>
        </w:pPrChange>
      </w:pPr>
      <w:del w:id="150"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In OneDrive or SharePoint, right-click the document, and select </w:delText>
        </w:r>
        <w:r w:rsidRPr="008D49C4" w:rsidDel="001B0906">
          <w:rPr>
            <w:rFonts w:asciiTheme="minorHAnsi" w:eastAsia="Times New Roman" w:hAnsiTheme="minorHAnsi" w:cs="Times New Roman"/>
            <w:b/>
            <w:bCs/>
            <w:color w:val="FF0000"/>
            <w:sz w:val="24"/>
            <w:szCs w:val="24"/>
          </w:rPr>
          <w:delText>Version History</w:delText>
        </w:r>
        <w:r w:rsidRPr="008D49C4" w:rsidDel="001B0906">
          <w:rPr>
            <w:rFonts w:asciiTheme="minorHAnsi" w:eastAsia="Times New Roman" w:hAnsiTheme="minorHAnsi" w:cs="Times New Roman"/>
            <w:color w:val="FF0000"/>
            <w:sz w:val="24"/>
            <w:szCs w:val="24"/>
          </w:rPr>
          <w:delText xml:space="preserve"> to view or restore previous versions.</w:delText>
        </w:r>
      </w:del>
    </w:p>
    <w:p w14:paraId="41216139" w14:textId="6E9E7A1E" w:rsidR="00A034FB" w:rsidRPr="008D49C4" w:rsidDel="001B0906" w:rsidRDefault="00A034FB" w:rsidP="001B0906">
      <w:pPr>
        <w:rPr>
          <w:del w:id="151" w:author="B00177281 Muhammad Sami Khan" w:date="2026-05-29T23:00:00Z" w16du:dateUtc="2026-05-29T22:00:00Z"/>
          <w:rFonts w:asciiTheme="minorHAnsi" w:eastAsia="Times New Roman" w:hAnsiTheme="minorHAnsi" w:cs="Times New Roman"/>
          <w:b/>
          <w:bCs/>
          <w:color w:val="FF0000"/>
          <w:sz w:val="24"/>
          <w:szCs w:val="24"/>
        </w:rPr>
        <w:pPrChange w:id="152" w:author="B00177281 Muhammad Sami Khan" w:date="2026-05-29T23:00:00Z" w16du:dateUtc="2026-05-29T22:00:00Z">
          <w:pPr>
            <w:spacing w:before="100" w:beforeAutospacing="1" w:after="100" w:afterAutospacing="1" w:line="240" w:lineRule="auto"/>
            <w:ind w:left="720"/>
            <w:outlineLvl w:val="3"/>
          </w:pPr>
        </w:pPrChange>
      </w:pPr>
      <w:del w:id="153" w:author="B00177281 Muhammad Sami Khan" w:date="2026-05-29T23:00:00Z" w16du:dateUtc="2026-05-29T22:00:00Z">
        <w:r w:rsidRPr="008D49C4" w:rsidDel="001B0906">
          <w:rPr>
            <w:rFonts w:asciiTheme="minorHAnsi" w:eastAsia="Times New Roman" w:hAnsiTheme="minorHAnsi" w:cs="Times New Roman"/>
            <w:b/>
            <w:bCs/>
            <w:color w:val="FF0000"/>
            <w:sz w:val="24"/>
            <w:szCs w:val="24"/>
          </w:rPr>
          <w:delText xml:space="preserve">3. </w:delText>
        </w:r>
        <w:r w:rsidDel="001B0906">
          <w:rPr>
            <w:rFonts w:asciiTheme="minorHAnsi" w:eastAsia="Times New Roman" w:hAnsiTheme="minorHAnsi" w:cs="Times New Roman"/>
            <w:b/>
            <w:bCs/>
            <w:color w:val="FF0000"/>
            <w:sz w:val="24"/>
            <w:szCs w:val="24"/>
          </w:rPr>
          <w:delText>Saving files manually</w:delText>
        </w:r>
        <w:r w:rsidRPr="008D49C4" w:rsidDel="001B0906">
          <w:rPr>
            <w:rFonts w:asciiTheme="minorHAnsi" w:eastAsia="Times New Roman" w:hAnsiTheme="minorHAnsi" w:cs="Times New Roman"/>
            <w:b/>
            <w:bCs/>
            <w:color w:val="FF0000"/>
            <w:sz w:val="24"/>
            <w:szCs w:val="24"/>
          </w:rPr>
          <w:delText>:</w:delText>
        </w:r>
      </w:del>
    </w:p>
    <w:p w14:paraId="389BA3A5" w14:textId="1272197E" w:rsidR="00A034FB" w:rsidRPr="008D49C4" w:rsidDel="001B0906" w:rsidRDefault="00A034FB" w:rsidP="001B0906">
      <w:pPr>
        <w:rPr>
          <w:del w:id="154" w:author="B00177281 Muhammad Sami Khan" w:date="2026-05-29T23:00:00Z" w16du:dateUtc="2026-05-29T22:00:00Z"/>
          <w:rFonts w:asciiTheme="minorHAnsi" w:eastAsia="Times New Roman" w:hAnsiTheme="minorHAnsi" w:cs="Times New Roman"/>
          <w:color w:val="FF0000"/>
          <w:sz w:val="24"/>
          <w:szCs w:val="24"/>
        </w:rPr>
        <w:pPrChange w:id="155" w:author="B00177281 Muhammad Sami Khan" w:date="2026-05-29T23:00:00Z" w16du:dateUtc="2026-05-29T22:00:00Z">
          <w:pPr>
            <w:numPr>
              <w:numId w:val="5"/>
            </w:numPr>
            <w:tabs>
              <w:tab w:val="num" w:pos="1440"/>
            </w:tabs>
            <w:spacing w:before="100" w:beforeAutospacing="1" w:after="100" w:afterAutospacing="1" w:line="240" w:lineRule="auto"/>
            <w:ind w:left="1440" w:hanging="360"/>
          </w:pPr>
        </w:pPrChange>
      </w:pPr>
      <w:del w:id="156"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1B0906">
          <w:rPr>
            <w:rFonts w:asciiTheme="minorHAnsi" w:eastAsia="Times New Roman" w:hAnsiTheme="minorHAnsi" w:cs="Courier New"/>
            <w:color w:val="FF0000"/>
            <w:sz w:val="24"/>
            <w:szCs w:val="24"/>
          </w:rPr>
          <w:delText>Document_v1</w:delText>
        </w:r>
        <w:r w:rsidRPr="008D49C4" w:rsidDel="001B0906">
          <w:rPr>
            <w:rFonts w:asciiTheme="minorHAnsi" w:eastAsia="Times New Roman" w:hAnsiTheme="minorHAnsi" w:cs="Times New Roman"/>
            <w:color w:val="FF0000"/>
            <w:sz w:val="24"/>
            <w:szCs w:val="24"/>
          </w:rPr>
          <w:delText xml:space="preserve">, </w:delText>
        </w:r>
        <w:r w:rsidRPr="008D49C4" w:rsidDel="001B0906">
          <w:rPr>
            <w:rFonts w:asciiTheme="minorHAnsi" w:eastAsia="Times New Roman" w:hAnsiTheme="minorHAnsi" w:cs="Courier New"/>
            <w:color w:val="FF0000"/>
            <w:sz w:val="24"/>
            <w:szCs w:val="24"/>
          </w:rPr>
          <w:delText>Document_v2</w:delText>
        </w:r>
        <w:r w:rsidRPr="008D49C4" w:rsidDel="001B0906">
          <w:rPr>
            <w:rFonts w:asciiTheme="minorHAnsi" w:eastAsia="Times New Roman" w:hAnsiTheme="minorHAnsi" w:cs="Times New Roman"/>
            <w:color w:val="FF0000"/>
            <w:sz w:val="24"/>
            <w:szCs w:val="24"/>
          </w:rPr>
          <w:delText>, etc.</w:delText>
        </w:r>
      </w:del>
    </w:p>
    <w:p w14:paraId="45E1C5E9" w14:textId="0689D5FA" w:rsidR="00A034FB" w:rsidRPr="008D49C4" w:rsidDel="001B0906" w:rsidRDefault="00A034FB" w:rsidP="001B0906">
      <w:pPr>
        <w:rPr>
          <w:del w:id="157" w:author="B00177281 Muhammad Sami Khan" w:date="2026-05-29T23:00:00Z" w16du:dateUtc="2026-05-29T22:00:00Z"/>
          <w:rFonts w:asciiTheme="minorHAnsi" w:eastAsia="Times New Roman" w:hAnsiTheme="minorHAnsi" w:cs="Times New Roman"/>
          <w:color w:val="FF0000"/>
          <w:sz w:val="24"/>
          <w:szCs w:val="24"/>
        </w:rPr>
        <w:pPrChange w:id="158" w:author="B00177281 Muhammad Sami Khan" w:date="2026-05-29T23:00:00Z" w16du:dateUtc="2026-05-29T22:00:00Z">
          <w:pPr>
            <w:numPr>
              <w:numId w:val="5"/>
            </w:numPr>
            <w:tabs>
              <w:tab w:val="num" w:pos="1440"/>
            </w:tabs>
            <w:spacing w:before="100" w:beforeAutospacing="1" w:after="100" w:afterAutospacing="1" w:line="240" w:lineRule="auto"/>
            <w:ind w:left="1440" w:hanging="360"/>
          </w:pPr>
        </w:pPrChange>
      </w:pPr>
      <w:del w:id="159"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3BA54FB3" w:rsidR="00A034FB" w:rsidRPr="008D49C4" w:rsidDel="001B0906" w:rsidRDefault="00A034FB" w:rsidP="001B0906">
      <w:pPr>
        <w:rPr>
          <w:del w:id="160" w:author="B00177281 Muhammad Sami Khan" w:date="2026-05-29T23:00:00Z" w16du:dateUtc="2026-05-29T22:00:00Z"/>
          <w:rFonts w:asciiTheme="minorHAnsi" w:eastAsia="Times New Roman" w:hAnsiTheme="minorHAnsi" w:cs="Times New Roman"/>
          <w:color w:val="FF0000"/>
          <w:sz w:val="24"/>
          <w:szCs w:val="24"/>
        </w:rPr>
        <w:pPrChange w:id="161" w:author="B00177281 Muhammad Sami Khan" w:date="2026-05-29T23:00:00Z" w16du:dateUtc="2026-05-29T22:00:00Z">
          <w:pPr>
            <w:spacing w:before="100" w:beforeAutospacing="1" w:after="100" w:afterAutospacing="1" w:line="240" w:lineRule="auto"/>
            <w:ind w:left="1080"/>
          </w:pPr>
        </w:pPrChange>
      </w:pPr>
      <w:del w:id="162"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2BE4A8D7" w:rsidR="00A034FB" w:rsidRPr="008D49C4" w:rsidDel="001B0906" w:rsidRDefault="00A034FB" w:rsidP="001B0906">
      <w:pPr>
        <w:rPr>
          <w:del w:id="163" w:author="B00177281 Muhammad Sami Khan" w:date="2026-05-29T23:00:00Z" w16du:dateUtc="2026-05-29T22:00:00Z"/>
          <w:rFonts w:asciiTheme="minorHAnsi" w:eastAsia="Times New Roman" w:hAnsiTheme="minorHAnsi" w:cs="Times New Roman"/>
          <w:color w:val="FF0000"/>
          <w:sz w:val="24"/>
          <w:szCs w:val="24"/>
        </w:rPr>
        <w:pPrChange w:id="164" w:author="B00177281 Muhammad Sami Khan" w:date="2026-05-29T23:00:00Z" w16du:dateUtc="2026-05-29T22:00:00Z">
          <w:pPr>
            <w:numPr>
              <w:numId w:val="6"/>
            </w:numPr>
            <w:tabs>
              <w:tab w:val="num" w:pos="1800"/>
            </w:tabs>
            <w:spacing w:before="100" w:beforeAutospacing="1" w:after="100" w:afterAutospacing="1" w:line="240" w:lineRule="auto"/>
            <w:ind w:left="1800" w:hanging="360"/>
          </w:pPr>
        </w:pPrChange>
      </w:pPr>
      <w:del w:id="165" w:author="B00177281 Muhammad Sami Khan" w:date="2026-05-29T23:00:00Z" w16du:dateUtc="2026-05-29T22:00:00Z">
        <w:r w:rsidDel="001B0906">
          <w:rPr>
            <w:rFonts w:asciiTheme="minorHAnsi" w:eastAsia="Times New Roman" w:hAnsiTheme="minorHAnsi" w:cs="Times New Roman"/>
            <w:b/>
            <w:bCs/>
            <w:color w:val="FF0000"/>
            <w:sz w:val="24"/>
            <w:szCs w:val="24"/>
          </w:rPr>
          <w:delText>Student number</w:delText>
        </w:r>
      </w:del>
    </w:p>
    <w:p w14:paraId="467A1454" w14:textId="48F3F29B" w:rsidR="00A034FB" w:rsidRPr="007F019D" w:rsidDel="001B0906" w:rsidRDefault="00A034FB" w:rsidP="001B0906">
      <w:pPr>
        <w:rPr>
          <w:del w:id="166" w:author="B00177281 Muhammad Sami Khan" w:date="2026-05-29T23:00:00Z" w16du:dateUtc="2026-05-29T22:00:00Z"/>
          <w:rFonts w:asciiTheme="minorHAnsi" w:eastAsia="Times New Roman" w:hAnsiTheme="minorHAnsi" w:cs="Times New Roman"/>
          <w:color w:val="FF0000"/>
          <w:sz w:val="24"/>
          <w:szCs w:val="24"/>
        </w:rPr>
        <w:pPrChange w:id="167" w:author="B00177281 Muhammad Sami Khan" w:date="2026-05-29T23:00:00Z" w16du:dateUtc="2026-05-29T22:00:00Z">
          <w:pPr>
            <w:numPr>
              <w:numId w:val="6"/>
            </w:numPr>
            <w:tabs>
              <w:tab w:val="num" w:pos="1800"/>
            </w:tabs>
            <w:spacing w:before="100" w:beforeAutospacing="1" w:after="100" w:afterAutospacing="1" w:line="240" w:lineRule="auto"/>
            <w:ind w:left="1800" w:hanging="360"/>
          </w:pPr>
        </w:pPrChange>
      </w:pPr>
      <w:del w:id="168" w:author="B00177281 Muhammad Sami Khan" w:date="2026-05-29T23:00:00Z" w16du:dateUtc="2026-05-29T22:00:00Z">
        <w:r w:rsidDel="001B0906">
          <w:rPr>
            <w:rFonts w:asciiTheme="minorHAnsi" w:eastAsia="Times New Roman" w:hAnsiTheme="minorHAnsi" w:cs="Times New Roman"/>
            <w:b/>
            <w:bCs/>
            <w:color w:val="FF0000"/>
            <w:sz w:val="24"/>
            <w:szCs w:val="24"/>
          </w:rPr>
          <w:delText xml:space="preserve">Assignment </w:delText>
        </w:r>
      </w:del>
    </w:p>
    <w:p w14:paraId="546AB07F" w14:textId="3F5360C1" w:rsidR="00A034FB" w:rsidRPr="008D49C4" w:rsidDel="001B0906" w:rsidRDefault="00A034FB" w:rsidP="001B0906">
      <w:pPr>
        <w:rPr>
          <w:del w:id="169" w:author="B00177281 Muhammad Sami Khan" w:date="2026-05-29T23:00:00Z" w16du:dateUtc="2026-05-29T22:00:00Z"/>
          <w:rFonts w:asciiTheme="minorHAnsi" w:eastAsia="Times New Roman" w:hAnsiTheme="minorHAnsi" w:cs="Times New Roman"/>
          <w:color w:val="FF0000"/>
          <w:sz w:val="24"/>
          <w:szCs w:val="24"/>
        </w:rPr>
        <w:pPrChange w:id="170" w:author="B00177281 Muhammad Sami Khan" w:date="2026-05-29T23:00:00Z" w16du:dateUtc="2026-05-29T22:00:00Z">
          <w:pPr>
            <w:numPr>
              <w:numId w:val="6"/>
            </w:numPr>
            <w:tabs>
              <w:tab w:val="num" w:pos="1800"/>
            </w:tabs>
            <w:spacing w:before="100" w:beforeAutospacing="1" w:after="100" w:afterAutospacing="1" w:line="240" w:lineRule="auto"/>
            <w:ind w:left="1800" w:hanging="360"/>
          </w:pPr>
        </w:pPrChange>
      </w:pPr>
      <w:del w:id="171" w:author="B00177281 Muhammad Sami Khan" w:date="2026-05-29T23:00:00Z" w16du:dateUtc="2026-05-29T22:00:00Z">
        <w:r w:rsidDel="001B0906">
          <w:rPr>
            <w:rFonts w:asciiTheme="minorHAnsi" w:eastAsia="Times New Roman" w:hAnsiTheme="minorHAnsi" w:cs="Times New Roman"/>
            <w:b/>
            <w:bCs/>
            <w:color w:val="FF0000"/>
            <w:sz w:val="24"/>
            <w:szCs w:val="24"/>
          </w:rPr>
          <w:delText>Module title</w:delText>
        </w:r>
      </w:del>
    </w:p>
    <w:p w14:paraId="1C01CF5B" w14:textId="14CF7DD9" w:rsidR="00A034FB" w:rsidRPr="001A33B7" w:rsidDel="001B0906" w:rsidRDefault="00A034FB" w:rsidP="001B0906">
      <w:pPr>
        <w:rPr>
          <w:del w:id="172" w:author="B00177281 Muhammad Sami Khan" w:date="2026-05-29T23:00:00Z" w16du:dateUtc="2026-05-29T22:00:00Z"/>
          <w:rFonts w:asciiTheme="minorHAnsi" w:eastAsia="Times New Roman" w:hAnsiTheme="minorHAnsi" w:cs="Times New Roman"/>
          <w:color w:val="FF0000"/>
          <w:sz w:val="24"/>
          <w:szCs w:val="24"/>
        </w:rPr>
        <w:pPrChange w:id="173" w:author="B00177281 Muhammad Sami Khan" w:date="2026-05-29T23:00:00Z" w16du:dateUtc="2026-05-29T22:00:00Z">
          <w:pPr>
            <w:numPr>
              <w:numId w:val="6"/>
            </w:numPr>
            <w:tabs>
              <w:tab w:val="num" w:pos="1800"/>
            </w:tabs>
            <w:spacing w:before="100" w:beforeAutospacing="1" w:after="100" w:afterAutospacing="1" w:line="240" w:lineRule="auto"/>
            <w:ind w:left="1800" w:hanging="360"/>
          </w:pPr>
        </w:pPrChange>
      </w:pPr>
      <w:del w:id="174" w:author="B00177281 Muhammad Sami Khan" w:date="2026-05-29T23:00:00Z" w16du:dateUtc="2026-05-29T22:00:00Z">
        <w:r w:rsidDel="001B0906">
          <w:rPr>
            <w:rFonts w:asciiTheme="minorHAnsi" w:eastAsia="Times New Roman" w:hAnsiTheme="minorHAnsi" w:cs="Times New Roman"/>
            <w:b/>
            <w:bCs/>
            <w:color w:val="FF0000"/>
            <w:sz w:val="24"/>
            <w:szCs w:val="24"/>
          </w:rPr>
          <w:delText>Version Number</w:delText>
        </w:r>
      </w:del>
    </w:p>
    <w:p w14:paraId="0C7C9A06" w14:textId="23FCCA5E" w:rsidR="00A034FB" w:rsidRPr="008D49C4" w:rsidDel="001B0906" w:rsidRDefault="00A034FB" w:rsidP="001B0906">
      <w:pPr>
        <w:rPr>
          <w:del w:id="175" w:author="B00177281 Muhammad Sami Khan" w:date="2026-05-29T23:00:00Z" w16du:dateUtc="2026-05-29T22:00:00Z"/>
          <w:rFonts w:asciiTheme="minorHAnsi" w:eastAsia="Times New Roman" w:hAnsiTheme="minorHAnsi" w:cs="Times New Roman"/>
          <w:color w:val="FF0000"/>
          <w:sz w:val="24"/>
          <w:szCs w:val="24"/>
        </w:rPr>
        <w:pPrChange w:id="176" w:author="B00177281 Muhammad Sami Khan" w:date="2026-05-29T23:00:00Z" w16du:dateUtc="2026-05-29T22:00:00Z">
          <w:pPr>
            <w:spacing w:before="100" w:beforeAutospacing="1" w:after="100" w:afterAutospacing="1" w:line="240" w:lineRule="auto"/>
            <w:ind w:left="1440"/>
          </w:pPr>
        </w:pPrChange>
      </w:pPr>
      <w:del w:id="177" w:author="B00177281 Muhammad Sami Khan" w:date="2026-05-29T23:00:00Z" w16du:dateUtc="2026-05-29T22:00:00Z">
        <w:r w:rsidDel="001B0906">
          <w:rPr>
            <w:rFonts w:asciiTheme="minorHAnsi" w:eastAsia="Times New Roman" w:hAnsiTheme="minorHAnsi" w:cs="Times New Roman"/>
            <w:b/>
            <w:bCs/>
            <w:color w:val="FF0000"/>
            <w:sz w:val="24"/>
            <w:szCs w:val="24"/>
          </w:rPr>
          <w:delText>For example: 2024998_CA1_</w:delText>
        </w:r>
        <w:r w:rsidRPr="007F019D" w:rsidDel="001B0906">
          <w:delText xml:space="preserve"> </w:delText>
        </w:r>
        <w:r w:rsidRPr="007F019D" w:rsidDel="001B0906">
          <w:rPr>
            <w:rFonts w:asciiTheme="minorHAnsi" w:eastAsia="Times New Roman" w:hAnsiTheme="minorHAnsi" w:cs="Times New Roman"/>
            <w:b/>
            <w:bCs/>
            <w:color w:val="FF0000"/>
            <w:sz w:val="24"/>
            <w:szCs w:val="24"/>
          </w:rPr>
          <w:delText>Data Visualisation &amp; Communication</w:delText>
        </w:r>
        <w:r w:rsidDel="001B0906">
          <w:rPr>
            <w:rFonts w:asciiTheme="minorHAnsi" w:eastAsia="Times New Roman" w:hAnsiTheme="minorHAnsi" w:cs="Times New Roman"/>
            <w:b/>
            <w:bCs/>
            <w:color w:val="FF0000"/>
            <w:sz w:val="24"/>
            <w:szCs w:val="24"/>
          </w:rPr>
          <w:delText>_v1</w:delText>
        </w:r>
      </w:del>
    </w:p>
    <w:p w14:paraId="232D81FE" w14:textId="5D5C04B2" w:rsidR="00A034FB" w:rsidRPr="008D49C4" w:rsidDel="001B0906" w:rsidRDefault="00A034FB" w:rsidP="001B0906">
      <w:pPr>
        <w:rPr>
          <w:del w:id="178" w:author="B00177281 Muhammad Sami Khan" w:date="2026-05-29T23:00:00Z" w16du:dateUtc="2026-05-29T22:00:00Z"/>
          <w:rFonts w:asciiTheme="minorHAnsi" w:eastAsia="Times New Roman" w:hAnsiTheme="minorHAnsi" w:cs="Times New Roman"/>
          <w:color w:val="FF0000"/>
          <w:sz w:val="24"/>
          <w:szCs w:val="24"/>
        </w:rPr>
        <w:pPrChange w:id="179" w:author="B00177281 Muhammad Sami Khan" w:date="2026-05-29T23:00:00Z" w16du:dateUtc="2026-05-29T22:00:00Z">
          <w:pPr>
            <w:spacing w:before="100" w:beforeAutospacing="1" w:after="100" w:afterAutospacing="1" w:line="240" w:lineRule="auto"/>
            <w:ind w:left="1080"/>
          </w:pPr>
        </w:pPrChange>
      </w:pPr>
      <w:del w:id="180" w:author="B00177281 Muhammad Sami Khan" w:date="2026-05-29T23:00:00Z" w16du:dateUtc="2026-05-29T22:00:00Z">
        <w:r w:rsidRPr="008D49C4" w:rsidDel="001B0906">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1B0906">
          <w:rPr>
            <w:rFonts w:asciiTheme="minorHAnsi" w:eastAsia="Times New Roman" w:hAnsiTheme="minorHAnsi" w:cs="Times New Roman"/>
            <w:color w:val="FF0000"/>
            <w:sz w:val="24"/>
            <w:szCs w:val="24"/>
          </w:rPr>
          <w:delText>s.</w:delText>
        </w:r>
      </w:del>
    </w:p>
    <w:p w14:paraId="23E0AE63" w14:textId="2E2D128E" w:rsidR="00A034FB" w:rsidRPr="008D49C4" w:rsidDel="001B0906" w:rsidRDefault="00A034FB" w:rsidP="001B0906">
      <w:pPr>
        <w:rPr>
          <w:del w:id="181" w:author="B00177281 Muhammad Sami Khan" w:date="2026-05-29T23:00:00Z" w16du:dateUtc="2026-05-29T22:00:00Z"/>
          <w:rFonts w:ascii="Times New Roman" w:eastAsia="Times New Roman" w:hAnsi="Times New Roman" w:cs="Times New Roman"/>
          <w:sz w:val="24"/>
          <w:szCs w:val="24"/>
        </w:rPr>
        <w:pPrChange w:id="182" w:author="B00177281 Muhammad Sami Khan" w:date="2026-05-29T23:00:00Z" w16du:dateUtc="2026-05-29T22:00:00Z">
          <w:pPr>
            <w:spacing w:after="0" w:line="240" w:lineRule="auto"/>
          </w:pPr>
        </w:pPrChange>
      </w:pPr>
    </w:p>
    <w:p w14:paraId="7D8EDFE2" w14:textId="7DA0400F" w:rsidR="00A034FB" w:rsidRPr="008D49C4" w:rsidDel="001B0906" w:rsidRDefault="00A034FB" w:rsidP="001B0906">
      <w:pPr>
        <w:rPr>
          <w:del w:id="183" w:author="B00177281 Muhammad Sami Khan" w:date="2026-05-29T23:00:00Z" w16du:dateUtc="2026-05-29T22:00:00Z"/>
          <w:rFonts w:ascii="Times New Roman" w:eastAsia="Times New Roman" w:hAnsi="Times New Roman" w:cs="Times New Roman"/>
          <w:sz w:val="24"/>
          <w:szCs w:val="24"/>
        </w:rPr>
        <w:pPrChange w:id="184" w:author="B00177281 Muhammad Sami Khan" w:date="2026-05-29T23:00:00Z" w16du:dateUtc="2026-05-29T22:00:00Z">
          <w:pPr>
            <w:spacing w:line="240" w:lineRule="auto"/>
          </w:pPr>
        </w:pPrChange>
      </w:pPr>
      <w:del w:id="185" w:author="B00177281 Muhammad Sami Khan" w:date="2026-05-29T23:00:00Z" w16du:dateUtc="2026-05-29T22:00:00Z">
        <w:r w:rsidRPr="008D49C4" w:rsidDel="001B0906">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07C67936" w:rsidR="00A034FB" w:rsidDel="001B0906" w:rsidRDefault="00A034FB" w:rsidP="001B0906">
      <w:pPr>
        <w:rPr>
          <w:del w:id="186" w:author="B00177281 Muhammad Sami Khan" w:date="2026-05-29T23:00:00Z" w16du:dateUtc="2026-05-29T22:00:00Z"/>
          <w:color w:val="FF0000"/>
          <w:sz w:val="32"/>
          <w:szCs w:val="32"/>
        </w:rPr>
        <w:pPrChange w:id="187" w:author="B00177281 Muhammad Sami Khan" w:date="2026-05-29T23:00:00Z" w16du:dateUtc="2026-05-29T22:00:00Z">
          <w:pPr/>
        </w:pPrChange>
      </w:pPr>
    </w:p>
    <w:p w14:paraId="5DA76454" w14:textId="6424C689" w:rsidR="00A034FB" w:rsidDel="001B0906" w:rsidRDefault="00A034FB" w:rsidP="001B0906">
      <w:pPr>
        <w:rPr>
          <w:del w:id="188" w:author="B00177281 Muhammad Sami Khan" w:date="2026-05-29T23:00:00Z" w16du:dateUtc="2026-05-29T22:00:00Z"/>
          <w:color w:val="FF0000"/>
          <w:sz w:val="32"/>
          <w:szCs w:val="32"/>
        </w:rPr>
        <w:pPrChange w:id="189" w:author="B00177281 Muhammad Sami Khan" w:date="2026-05-29T23:00:00Z" w16du:dateUtc="2026-05-29T22:00:00Z">
          <w:pPr/>
        </w:pPrChange>
      </w:pPr>
    </w:p>
    <w:p w14:paraId="79C0C88C" w14:textId="71E15F44" w:rsidR="00A034FB" w:rsidDel="001B0906" w:rsidRDefault="00A034FB" w:rsidP="001B0906">
      <w:pPr>
        <w:rPr>
          <w:del w:id="190" w:author="B00177281 Muhammad Sami Khan" w:date="2026-05-29T23:00:00Z" w16du:dateUtc="2026-05-29T22:00:00Z"/>
          <w:color w:val="FF0000"/>
          <w:sz w:val="32"/>
          <w:szCs w:val="32"/>
        </w:rPr>
        <w:pPrChange w:id="191" w:author="B00177281 Muhammad Sami Khan" w:date="2026-05-29T23:00:00Z" w16du:dateUtc="2026-05-29T22:00:00Z">
          <w:pPr/>
        </w:pPrChange>
      </w:pPr>
    </w:p>
    <w:p w14:paraId="7B721A3A" w14:textId="6E10AA50" w:rsidR="0051184F" w:rsidDel="001B0906" w:rsidRDefault="0051184F" w:rsidP="001B0906">
      <w:pPr>
        <w:rPr>
          <w:del w:id="192" w:author="B00177281 Muhammad Sami Khan" w:date="2026-05-29T23:00:00Z" w16du:dateUtc="2026-05-29T22:00:00Z"/>
          <w:rFonts w:ascii="Aptos" w:eastAsia="Aptos" w:hAnsi="Aptos" w:cs="Aptos"/>
          <w:b/>
          <w:color w:val="FF0000"/>
          <w:sz w:val="24"/>
          <w:szCs w:val="24"/>
          <w:u w:val="single"/>
        </w:rPr>
        <w:pPrChange w:id="193" w:author="B00177281 Muhammad Sami Khan" w:date="2026-05-29T23:00:00Z" w16du:dateUtc="2026-05-29T22:00:00Z">
          <w:pPr/>
        </w:pPrChange>
      </w:pPr>
    </w:p>
    <w:p w14:paraId="0E6EDC38" w14:textId="1062AD96" w:rsidR="00A034FB" w:rsidDel="001B0906" w:rsidRDefault="00A034FB" w:rsidP="001B0906">
      <w:pPr>
        <w:rPr>
          <w:del w:id="194" w:author="B00177281 Muhammad Sami Khan" w:date="2026-05-29T23:00:00Z" w16du:dateUtc="2026-05-29T22:00:00Z"/>
          <w:rFonts w:ascii="Aptos" w:eastAsia="Aptos" w:hAnsi="Aptos" w:cs="Aptos"/>
          <w:b/>
          <w:color w:val="FF0000"/>
          <w:sz w:val="24"/>
          <w:szCs w:val="24"/>
          <w:u w:val="single"/>
        </w:rPr>
        <w:pPrChange w:id="195" w:author="B00177281 Muhammad Sami Khan" w:date="2026-05-29T23:00:00Z" w16du:dateUtc="2026-05-29T22:00:00Z">
          <w:pPr/>
        </w:pPrChange>
      </w:pPr>
    </w:p>
    <w:p w14:paraId="667403EB" w14:textId="34AA03F9" w:rsidR="00A034FB" w:rsidDel="001B0906" w:rsidRDefault="00A034FB" w:rsidP="001B0906">
      <w:pPr>
        <w:rPr>
          <w:del w:id="196" w:author="B00177281 Muhammad Sami Khan" w:date="2026-05-29T23:00:00Z" w16du:dateUtc="2026-05-29T22:00:00Z"/>
          <w:rFonts w:ascii="Aptos" w:eastAsia="Aptos" w:hAnsi="Aptos" w:cs="Aptos"/>
          <w:b/>
          <w:color w:val="FF0000"/>
          <w:sz w:val="24"/>
          <w:szCs w:val="24"/>
          <w:u w:val="single"/>
        </w:rPr>
        <w:pPrChange w:id="197" w:author="B00177281 Muhammad Sami Khan" w:date="2026-05-29T23:00:00Z" w16du:dateUtc="2026-05-29T22:00:00Z">
          <w:pPr/>
        </w:pPrChange>
      </w:pPr>
    </w:p>
    <w:p w14:paraId="72F3EA90" w14:textId="79672EEF" w:rsidR="00A034FB" w:rsidDel="001B0906" w:rsidRDefault="00A034FB" w:rsidP="001B0906">
      <w:pPr>
        <w:rPr>
          <w:del w:id="198" w:author="B00177281 Muhammad Sami Khan" w:date="2026-05-29T23:00:00Z" w16du:dateUtc="2026-05-29T22:00:00Z"/>
          <w:rFonts w:ascii="Aptos" w:eastAsia="Aptos" w:hAnsi="Aptos" w:cs="Aptos"/>
          <w:b/>
          <w:color w:val="FF0000"/>
          <w:sz w:val="24"/>
          <w:szCs w:val="24"/>
          <w:u w:val="single"/>
        </w:rPr>
        <w:pPrChange w:id="199" w:author="B00177281 Muhammad Sami Khan" w:date="2026-05-29T23:00:00Z" w16du:dateUtc="2026-05-29T22:00:00Z">
          <w:pPr/>
        </w:pPrChange>
      </w:pPr>
    </w:p>
    <w:p w14:paraId="007D7F47" w14:textId="068091F8" w:rsidR="00A034FB" w:rsidDel="001B0906" w:rsidRDefault="00A034FB" w:rsidP="001B0906">
      <w:pPr>
        <w:rPr>
          <w:del w:id="200" w:author="B00177281 Muhammad Sami Khan" w:date="2026-05-29T23:00:00Z" w16du:dateUtc="2026-05-29T22:00:00Z"/>
          <w:color w:val="FF0000"/>
          <w:sz w:val="32"/>
          <w:szCs w:val="32"/>
        </w:rPr>
        <w:pPrChange w:id="201" w:author="B00177281 Muhammad Sami Khan" w:date="2026-05-29T23:00:00Z" w16du:dateUtc="2026-05-29T22:00:00Z">
          <w:pPr/>
        </w:pPrChange>
      </w:pPr>
    </w:p>
    <w:p w14:paraId="63652D50" w14:textId="0D6C9669" w:rsidR="0051184F" w:rsidDel="001B0906" w:rsidRDefault="0051184F" w:rsidP="001B0906">
      <w:pPr>
        <w:rPr>
          <w:del w:id="202" w:author="B00177281 Muhammad Sami Khan" w:date="2026-05-29T23:00:00Z" w16du:dateUtc="2026-05-29T22:00:00Z"/>
          <w:color w:val="FF0000"/>
          <w:sz w:val="32"/>
          <w:szCs w:val="32"/>
        </w:rPr>
        <w:pPrChange w:id="203" w:author="B00177281 Muhammad Sami Khan" w:date="2026-05-29T23:00:00Z" w16du:dateUtc="2026-05-29T22:00:00Z">
          <w:pPr/>
        </w:pPrChange>
      </w:pPr>
    </w:p>
    <w:p w14:paraId="3B8834D9" w14:textId="19D30048" w:rsidR="0051184F" w:rsidDel="001B0906" w:rsidRDefault="0051184F" w:rsidP="001B0906">
      <w:pPr>
        <w:rPr>
          <w:del w:id="204" w:author="B00177281 Muhammad Sami Khan" w:date="2026-05-29T23:00:00Z" w16du:dateUtc="2026-05-29T22:00:00Z"/>
          <w:color w:val="FF0000"/>
          <w:sz w:val="32"/>
          <w:szCs w:val="32"/>
        </w:rPr>
        <w:pPrChange w:id="205" w:author="B00177281 Muhammad Sami Khan" w:date="2026-05-29T23:00:00Z" w16du:dateUtc="2026-05-29T22:00:00Z">
          <w:pPr/>
        </w:pPrChange>
      </w:pPr>
    </w:p>
    <w:p w14:paraId="73603A0D" w14:textId="4EBE7E3B" w:rsidR="0051184F" w:rsidDel="001B0906" w:rsidRDefault="0051184F" w:rsidP="001B0906">
      <w:pPr>
        <w:rPr>
          <w:del w:id="206" w:author="B00177281 Muhammad Sami Khan" w:date="2026-05-29T23:00:00Z" w16du:dateUtc="2026-05-29T22:00:00Z"/>
          <w:color w:val="FF0000"/>
          <w:sz w:val="32"/>
          <w:szCs w:val="32"/>
        </w:rPr>
        <w:pPrChange w:id="207" w:author="B00177281 Muhammad Sami Khan" w:date="2026-05-29T23:00:00Z" w16du:dateUtc="2026-05-29T22:00:00Z">
          <w:pPr/>
        </w:pPrChange>
      </w:pPr>
    </w:p>
    <w:p w14:paraId="4DA00107" w14:textId="7CFD807C" w:rsidR="0051184F" w:rsidDel="001B0906" w:rsidRDefault="0051184F" w:rsidP="001B0906">
      <w:pPr>
        <w:rPr>
          <w:del w:id="208" w:author="B00177281 Muhammad Sami Khan" w:date="2026-05-29T23:00:00Z" w16du:dateUtc="2026-05-29T22:00:00Z"/>
          <w:color w:val="FF0000"/>
          <w:sz w:val="32"/>
          <w:szCs w:val="32"/>
        </w:rPr>
        <w:pPrChange w:id="209" w:author="B00177281 Muhammad Sami Khan" w:date="2026-05-29T23:00:00Z" w16du:dateUtc="2026-05-29T22:00:00Z">
          <w:pPr/>
        </w:pPrChange>
      </w:pPr>
    </w:p>
    <w:p w14:paraId="4C439B93" w14:textId="70F4C175" w:rsidR="0051184F" w:rsidDel="001B0906" w:rsidRDefault="00E73B14" w:rsidP="001B0906">
      <w:pPr>
        <w:rPr>
          <w:del w:id="210" w:author="B00177281 Muhammad Sami Khan" w:date="2026-05-29T23:00:00Z" w16du:dateUtc="2026-05-29T22:00:00Z"/>
          <w:color w:val="3A3A3A"/>
          <w:sz w:val="40"/>
          <w:szCs w:val="40"/>
        </w:rPr>
        <w:pPrChange w:id="211" w:author="B00177281 Muhammad Sami Khan" w:date="2026-05-29T23:00:00Z" w16du:dateUtc="2026-05-29T22:00:00Z">
          <w:pPr/>
        </w:pPrChange>
      </w:pPr>
      <w:del w:id="212" w:author="B00177281 Muhammad Sami Khan" w:date="2026-05-29T23:00:00Z" w16du:dateUtc="2026-05-29T22:00:00Z">
        <w:r w:rsidDel="001B0906">
          <w:rPr>
            <w:color w:val="3A3A3A"/>
            <w:sz w:val="40"/>
            <w:szCs w:val="40"/>
          </w:rPr>
          <w:delText>Abstract</w:delText>
        </w:r>
      </w:del>
    </w:p>
    <w:p w14:paraId="58B44033" w14:textId="78AEA8C6" w:rsidR="0051184F" w:rsidDel="001B0906" w:rsidRDefault="0051184F" w:rsidP="001B0906">
      <w:pPr>
        <w:rPr>
          <w:del w:id="213" w:author="B00177281 Muhammad Sami Khan" w:date="2026-05-29T23:00:00Z" w16du:dateUtc="2026-05-29T22:00:00Z"/>
        </w:rPr>
        <w:pPrChange w:id="214" w:author="B00177281 Muhammad Sami Khan" w:date="2026-05-29T23:00:00Z" w16du:dateUtc="2026-05-29T22:00:00Z">
          <w:pPr/>
        </w:pPrChange>
      </w:pPr>
    </w:p>
    <w:p w14:paraId="160FD0A7" w14:textId="5B9D3E94" w:rsidR="0051184F" w:rsidDel="001B0906" w:rsidRDefault="00E73B14" w:rsidP="001B0906">
      <w:pPr>
        <w:rPr>
          <w:del w:id="215" w:author="B00177281 Muhammad Sami Khan" w:date="2026-05-29T23:00:00Z" w16du:dateUtc="2026-05-29T22:00:00Z"/>
          <w:color w:val="FF0000"/>
        </w:rPr>
        <w:pPrChange w:id="216" w:author="B00177281 Muhammad Sami Khan" w:date="2026-05-29T23:00:00Z" w16du:dateUtc="2026-05-29T22:00:00Z">
          <w:pPr/>
        </w:pPrChange>
      </w:pPr>
      <w:del w:id="217" w:author="B00177281 Muhammad Sami Khan" w:date="2026-05-29T23:00:00Z" w16du:dateUtc="2026-05-29T22:00:00Z">
        <w:r w:rsidDel="001B0906">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3A769852" w:rsidR="0051184F" w:rsidDel="001B0906" w:rsidRDefault="0051184F" w:rsidP="001B0906">
      <w:pPr>
        <w:rPr>
          <w:del w:id="218" w:author="B00177281 Muhammad Sami Khan" w:date="2026-05-29T23:00:00Z" w16du:dateUtc="2026-05-29T22:00:00Z"/>
          <w:color w:val="FF0000"/>
        </w:rPr>
        <w:pPrChange w:id="219" w:author="B00177281 Muhammad Sami Khan" w:date="2026-05-29T23:00:00Z" w16du:dateUtc="2026-05-29T22:00:00Z">
          <w:pPr/>
        </w:pPrChange>
      </w:pPr>
    </w:p>
    <w:p w14:paraId="40FB5800" w14:textId="72BE527C" w:rsidR="0051184F" w:rsidDel="001B0906" w:rsidRDefault="0051184F" w:rsidP="001B0906">
      <w:pPr>
        <w:rPr>
          <w:del w:id="220" w:author="B00177281 Muhammad Sami Khan" w:date="2026-05-29T23:00:00Z" w16du:dateUtc="2026-05-29T22:00:00Z"/>
          <w:color w:val="FF0000"/>
        </w:rPr>
        <w:pPrChange w:id="221" w:author="B00177281 Muhammad Sami Khan" w:date="2026-05-29T23:00:00Z" w16du:dateUtc="2026-05-29T22:00:00Z">
          <w:pPr/>
        </w:pPrChange>
      </w:pPr>
    </w:p>
    <w:p w14:paraId="056BD4FD" w14:textId="0A6F50F1" w:rsidR="0051184F" w:rsidDel="001B0906" w:rsidRDefault="0051184F" w:rsidP="001B0906">
      <w:pPr>
        <w:rPr>
          <w:del w:id="222" w:author="B00177281 Muhammad Sami Khan" w:date="2026-05-29T23:00:00Z" w16du:dateUtc="2026-05-29T22:00:00Z"/>
          <w:color w:val="FF0000"/>
        </w:rPr>
        <w:pPrChange w:id="223" w:author="B00177281 Muhammad Sami Khan" w:date="2026-05-29T23:00:00Z" w16du:dateUtc="2026-05-29T22:00:00Z">
          <w:pPr/>
        </w:pPrChange>
      </w:pPr>
    </w:p>
    <w:p w14:paraId="14D6B159" w14:textId="6B80E49F" w:rsidR="0051184F" w:rsidDel="001B0906" w:rsidRDefault="0051184F" w:rsidP="001B0906">
      <w:pPr>
        <w:rPr>
          <w:del w:id="224" w:author="B00177281 Muhammad Sami Khan" w:date="2026-05-29T23:00:00Z" w16du:dateUtc="2026-05-29T22:00:00Z"/>
        </w:rPr>
        <w:pPrChange w:id="225" w:author="B00177281 Muhammad Sami Khan" w:date="2026-05-29T23:00:00Z" w16du:dateUtc="2026-05-29T22:00:00Z">
          <w:pPr/>
        </w:pPrChange>
      </w:pPr>
    </w:p>
    <w:p w14:paraId="0B5E6918" w14:textId="4ACF9502" w:rsidR="0051184F" w:rsidDel="001B0906" w:rsidRDefault="0051184F" w:rsidP="001B0906">
      <w:pPr>
        <w:rPr>
          <w:del w:id="226" w:author="B00177281 Muhammad Sami Khan" w:date="2026-05-29T23:00:00Z" w16du:dateUtc="2026-05-29T22:00:00Z"/>
        </w:rPr>
        <w:pPrChange w:id="227" w:author="B00177281 Muhammad Sami Khan" w:date="2026-05-29T23:00:00Z" w16du:dateUtc="2026-05-29T22:00:00Z">
          <w:pPr/>
        </w:pPrChange>
      </w:pPr>
    </w:p>
    <w:p w14:paraId="3FF27551" w14:textId="18944146" w:rsidR="0051184F" w:rsidDel="001B0906" w:rsidRDefault="0051184F" w:rsidP="001B0906">
      <w:pPr>
        <w:rPr>
          <w:del w:id="228" w:author="B00177281 Muhammad Sami Khan" w:date="2026-05-29T23:00:00Z" w16du:dateUtc="2026-05-29T22:00:00Z"/>
        </w:rPr>
        <w:pPrChange w:id="229" w:author="B00177281 Muhammad Sami Khan" w:date="2026-05-29T23:00:00Z" w16du:dateUtc="2026-05-29T22:00:00Z">
          <w:pPr/>
        </w:pPrChange>
      </w:pPr>
    </w:p>
    <w:p w14:paraId="538B75B9" w14:textId="0A98E237" w:rsidR="0051184F" w:rsidDel="001B0906" w:rsidRDefault="0051184F" w:rsidP="001B0906">
      <w:pPr>
        <w:rPr>
          <w:del w:id="230" w:author="B00177281 Muhammad Sami Khan" w:date="2026-05-29T23:00:00Z" w16du:dateUtc="2026-05-29T22:00:00Z"/>
        </w:rPr>
        <w:pPrChange w:id="231" w:author="B00177281 Muhammad Sami Khan" w:date="2026-05-29T23:00:00Z" w16du:dateUtc="2026-05-29T22:00:00Z">
          <w:pPr/>
        </w:pPrChange>
      </w:pPr>
    </w:p>
    <w:p w14:paraId="2830171F" w14:textId="262B0BE8" w:rsidR="0051184F" w:rsidDel="001B0906" w:rsidRDefault="0051184F" w:rsidP="001B0906">
      <w:pPr>
        <w:rPr>
          <w:del w:id="232" w:author="B00177281 Muhammad Sami Khan" w:date="2026-05-29T23:00:00Z" w16du:dateUtc="2026-05-29T22:00:00Z"/>
        </w:rPr>
        <w:pPrChange w:id="233" w:author="B00177281 Muhammad Sami Khan" w:date="2026-05-29T23:00:00Z" w16du:dateUtc="2026-05-29T22:00:00Z">
          <w:pPr/>
        </w:pPrChange>
      </w:pPr>
    </w:p>
    <w:p w14:paraId="57F3BCBA" w14:textId="5C749866" w:rsidR="0051184F" w:rsidDel="001B0906" w:rsidRDefault="0051184F" w:rsidP="001B0906">
      <w:pPr>
        <w:rPr>
          <w:del w:id="234" w:author="B00177281 Muhammad Sami Khan" w:date="2026-05-29T23:00:00Z" w16du:dateUtc="2026-05-29T22:00:00Z"/>
        </w:rPr>
        <w:pPrChange w:id="235" w:author="B00177281 Muhammad Sami Khan" w:date="2026-05-29T23:00:00Z" w16du:dateUtc="2026-05-29T22:00:00Z">
          <w:pPr/>
        </w:pPrChange>
      </w:pPr>
    </w:p>
    <w:p w14:paraId="3C9C1BD0" w14:textId="00076816" w:rsidR="0051184F" w:rsidDel="001B0906" w:rsidRDefault="0051184F" w:rsidP="001B0906">
      <w:pPr>
        <w:rPr>
          <w:del w:id="236" w:author="B00177281 Muhammad Sami Khan" w:date="2026-05-29T23:00:00Z" w16du:dateUtc="2026-05-29T22:00:00Z"/>
        </w:rPr>
        <w:pPrChange w:id="237" w:author="B00177281 Muhammad Sami Khan" w:date="2026-05-29T23:00:00Z" w16du:dateUtc="2026-05-29T22:00:00Z">
          <w:pPr/>
        </w:pPrChange>
      </w:pPr>
    </w:p>
    <w:p w14:paraId="4BE3D826" w14:textId="3730BE1A" w:rsidR="0051184F" w:rsidDel="001B0906" w:rsidRDefault="0051184F" w:rsidP="001B0906">
      <w:pPr>
        <w:rPr>
          <w:del w:id="238" w:author="B00177281 Muhammad Sami Khan" w:date="2026-05-29T23:00:00Z" w16du:dateUtc="2026-05-29T22:00:00Z"/>
        </w:rPr>
        <w:pPrChange w:id="239" w:author="B00177281 Muhammad Sami Khan" w:date="2026-05-29T23:00:00Z" w16du:dateUtc="2026-05-29T22:00:00Z">
          <w:pPr/>
        </w:pPrChange>
      </w:pPr>
    </w:p>
    <w:p w14:paraId="7EE7FE9F" w14:textId="63F9C86E" w:rsidR="0051184F" w:rsidDel="001B0906" w:rsidRDefault="0051184F" w:rsidP="001B0906">
      <w:pPr>
        <w:rPr>
          <w:del w:id="240" w:author="B00177281 Muhammad Sami Khan" w:date="2026-05-29T23:00:00Z" w16du:dateUtc="2026-05-29T22:00:00Z"/>
        </w:rPr>
        <w:pPrChange w:id="241" w:author="B00177281 Muhammad Sami Khan" w:date="2026-05-29T23:00:00Z" w16du:dateUtc="2026-05-29T22:00:00Z">
          <w:pPr/>
        </w:pPrChange>
      </w:pPr>
    </w:p>
    <w:p w14:paraId="25200B48" w14:textId="008B1B67" w:rsidR="0051184F" w:rsidDel="001B0906" w:rsidRDefault="0051184F" w:rsidP="001B0906">
      <w:pPr>
        <w:rPr>
          <w:del w:id="242" w:author="B00177281 Muhammad Sami Khan" w:date="2026-05-29T23:00:00Z" w16du:dateUtc="2026-05-29T22:00:00Z"/>
        </w:rPr>
        <w:pPrChange w:id="243" w:author="B00177281 Muhammad Sami Khan" w:date="2026-05-29T23:00:00Z" w16du:dateUtc="2026-05-29T22:00:00Z">
          <w:pPr/>
        </w:pPrChange>
      </w:pPr>
    </w:p>
    <w:p w14:paraId="595D83D3" w14:textId="73A6E00F" w:rsidR="0051184F" w:rsidDel="001B0906" w:rsidRDefault="0051184F" w:rsidP="001B0906">
      <w:pPr>
        <w:rPr>
          <w:del w:id="244" w:author="B00177281 Muhammad Sami Khan" w:date="2026-05-29T23:00:00Z" w16du:dateUtc="2026-05-29T22:00:00Z"/>
        </w:rPr>
        <w:pPrChange w:id="245" w:author="B00177281 Muhammad Sami Khan" w:date="2026-05-29T23:00:00Z" w16du:dateUtc="2026-05-29T22:00:00Z">
          <w:pPr/>
        </w:pPrChange>
      </w:pPr>
    </w:p>
    <w:p w14:paraId="7397181B" w14:textId="63EE8EA4" w:rsidR="0051184F" w:rsidDel="001B0906" w:rsidRDefault="0051184F" w:rsidP="001B0906">
      <w:pPr>
        <w:rPr>
          <w:del w:id="246" w:author="B00177281 Muhammad Sami Khan" w:date="2026-05-29T23:00:00Z" w16du:dateUtc="2026-05-29T22:00:00Z"/>
        </w:rPr>
        <w:pPrChange w:id="247" w:author="B00177281 Muhammad Sami Khan" w:date="2026-05-29T23:00:00Z" w16du:dateUtc="2026-05-29T22:00:00Z">
          <w:pPr/>
        </w:pPrChange>
      </w:pPr>
    </w:p>
    <w:p w14:paraId="0684B794" w14:textId="51E3243C" w:rsidR="0051184F" w:rsidDel="001B0906" w:rsidRDefault="0051184F" w:rsidP="001B0906">
      <w:pPr>
        <w:rPr>
          <w:del w:id="248" w:author="B00177281 Muhammad Sami Khan" w:date="2026-05-29T23:00:00Z" w16du:dateUtc="2026-05-29T22:00:00Z"/>
        </w:rPr>
        <w:pPrChange w:id="249" w:author="B00177281 Muhammad Sami Khan" w:date="2026-05-29T23:00:00Z" w16du:dateUtc="2026-05-29T22:00:00Z">
          <w:pPr/>
        </w:pPrChange>
      </w:pPr>
    </w:p>
    <w:p w14:paraId="2C834E4E" w14:textId="11F1F8E7" w:rsidR="0051184F" w:rsidDel="001B0906" w:rsidRDefault="0051184F" w:rsidP="001B0906">
      <w:pPr>
        <w:rPr>
          <w:del w:id="250" w:author="B00177281 Muhammad Sami Khan" w:date="2026-05-29T23:00:00Z" w16du:dateUtc="2026-05-29T22:00:00Z"/>
        </w:rPr>
        <w:pPrChange w:id="251" w:author="B00177281 Muhammad Sami Khan" w:date="2026-05-29T23:00:00Z" w16du:dateUtc="2026-05-29T22:00:00Z">
          <w:pPr/>
        </w:pPrChange>
      </w:pPr>
    </w:p>
    <w:p w14:paraId="445FE040" w14:textId="0AE66700" w:rsidR="0051184F" w:rsidDel="001B0906" w:rsidRDefault="0051184F" w:rsidP="001B0906">
      <w:pPr>
        <w:rPr>
          <w:del w:id="252" w:author="B00177281 Muhammad Sami Khan" w:date="2026-05-29T23:00:00Z" w16du:dateUtc="2026-05-29T22:00:00Z"/>
        </w:rPr>
        <w:pPrChange w:id="253" w:author="B00177281 Muhammad Sami Khan" w:date="2026-05-29T23:00:00Z" w16du:dateUtc="2026-05-29T22:00:00Z">
          <w:pPr/>
        </w:pPrChange>
      </w:pPr>
    </w:p>
    <w:p w14:paraId="2D2ACFE4" w14:textId="440A1D80" w:rsidR="0051184F" w:rsidDel="001B0906" w:rsidRDefault="0051184F" w:rsidP="001B0906">
      <w:pPr>
        <w:rPr>
          <w:del w:id="254" w:author="B00177281 Muhammad Sami Khan" w:date="2026-05-29T23:00:00Z" w16du:dateUtc="2026-05-29T22:00:00Z"/>
        </w:rPr>
        <w:pPrChange w:id="255" w:author="B00177281 Muhammad Sami Khan" w:date="2026-05-29T23:00:00Z" w16du:dateUtc="2026-05-29T22:00:00Z">
          <w:pPr/>
        </w:pPrChange>
      </w:pPr>
    </w:p>
    <w:p w14:paraId="5E763318" w14:textId="531AA1AC" w:rsidR="0051184F" w:rsidDel="001B0906" w:rsidRDefault="0051184F" w:rsidP="001B0906">
      <w:pPr>
        <w:rPr>
          <w:del w:id="256" w:author="B00177281 Muhammad Sami Khan" w:date="2026-05-29T23:00:00Z" w16du:dateUtc="2026-05-29T22:00:00Z"/>
        </w:rPr>
        <w:pPrChange w:id="257" w:author="B00177281 Muhammad Sami Khan" w:date="2026-05-29T23:00:00Z" w16du:dateUtc="2026-05-29T22:00:00Z">
          <w:pPr/>
        </w:pPrChange>
      </w:pPr>
    </w:p>
    <w:p w14:paraId="779314AE" w14:textId="3FB92C16" w:rsidR="0051184F" w:rsidDel="001B0906" w:rsidRDefault="0051184F" w:rsidP="001B0906">
      <w:pPr>
        <w:rPr>
          <w:del w:id="258" w:author="B00177281 Muhammad Sami Khan" w:date="2026-05-29T23:00:00Z" w16du:dateUtc="2026-05-29T22:00:00Z"/>
        </w:rPr>
        <w:pPrChange w:id="259" w:author="B00177281 Muhammad Sami Khan" w:date="2026-05-29T23:00:00Z" w16du:dateUtc="2026-05-29T22:00:00Z">
          <w:pPr/>
        </w:pPrChange>
      </w:pPr>
    </w:p>
    <w:p w14:paraId="608D45CE" w14:textId="3DDD1159" w:rsidR="0051184F" w:rsidDel="001B0906" w:rsidRDefault="0051184F" w:rsidP="001B0906">
      <w:pPr>
        <w:rPr>
          <w:del w:id="260" w:author="B00177281 Muhammad Sami Khan" w:date="2026-05-29T23:00:00Z" w16du:dateUtc="2026-05-29T22:00:00Z"/>
        </w:rPr>
        <w:pPrChange w:id="261" w:author="B00177281 Muhammad Sami Khan" w:date="2026-05-29T23:00:00Z" w16du:dateUtc="2026-05-29T22:00:00Z">
          <w:pPr/>
        </w:pPrChange>
      </w:pPr>
    </w:p>
    <w:p w14:paraId="26BBCD93" w14:textId="64EF5680" w:rsidR="0051184F" w:rsidDel="001B0906" w:rsidRDefault="0051184F" w:rsidP="001B0906">
      <w:pPr>
        <w:rPr>
          <w:del w:id="262" w:author="B00177281 Muhammad Sami Khan" w:date="2026-05-29T23:00:00Z" w16du:dateUtc="2026-05-29T22:00:00Z"/>
        </w:rPr>
        <w:pPrChange w:id="263" w:author="B00177281 Muhammad Sami Khan" w:date="2026-05-29T23:00:00Z" w16du:dateUtc="2026-05-29T22:00:00Z">
          <w:pPr/>
        </w:pPrChange>
      </w:pPr>
    </w:p>
    <w:p w14:paraId="0DCA3CCC" w14:textId="4CD65E2A" w:rsidR="0051184F" w:rsidDel="001B0906" w:rsidRDefault="0051184F" w:rsidP="001B0906">
      <w:pPr>
        <w:rPr>
          <w:del w:id="264" w:author="B00177281 Muhammad Sami Khan" w:date="2026-05-29T23:00:00Z" w16du:dateUtc="2026-05-29T22:00:00Z"/>
        </w:rPr>
        <w:pPrChange w:id="265" w:author="B00177281 Muhammad Sami Khan" w:date="2026-05-29T23:00:00Z" w16du:dateUtc="2026-05-29T22:00:00Z">
          <w:pPr/>
        </w:pPrChange>
      </w:pPr>
    </w:p>
    <w:p w14:paraId="228B2106" w14:textId="56E76027" w:rsidR="0051184F" w:rsidDel="001B0906" w:rsidRDefault="0051184F" w:rsidP="001B0906">
      <w:pPr>
        <w:rPr>
          <w:del w:id="266" w:author="B00177281 Muhammad Sami Khan" w:date="2026-05-29T23:00:00Z" w16du:dateUtc="2026-05-29T22:00:00Z"/>
        </w:rPr>
        <w:pPrChange w:id="267" w:author="B00177281 Muhammad Sami Khan" w:date="2026-05-29T23:00:00Z" w16du:dateUtc="2026-05-29T22:00:00Z">
          <w:pPr/>
        </w:pPrChange>
      </w:pPr>
    </w:p>
    <w:p w14:paraId="4E7E9E86" w14:textId="63D133C7" w:rsidR="0051184F" w:rsidDel="001B0906" w:rsidRDefault="00E73B14" w:rsidP="001B0906">
      <w:pPr>
        <w:rPr>
          <w:del w:id="268" w:author="B00177281 Muhammad Sami Khan" w:date="2026-05-29T23:00:00Z" w16du:dateUtc="2026-05-29T22:00:00Z"/>
          <w:rFonts w:ascii="Play" w:eastAsia="Play" w:hAnsi="Play" w:cs="Play"/>
          <w:color w:val="0F4761"/>
          <w:sz w:val="32"/>
          <w:szCs w:val="32"/>
        </w:rPr>
        <w:pPrChange w:id="269" w:author="B00177281 Muhammad Sami Khan" w:date="2026-05-29T23:00:00Z" w16du:dateUtc="2026-05-29T22:00:00Z">
          <w:pPr>
            <w:keepNext/>
            <w:keepLines/>
            <w:pBdr>
              <w:top w:val="nil"/>
              <w:left w:val="nil"/>
              <w:bottom w:val="nil"/>
              <w:right w:val="nil"/>
              <w:between w:val="nil"/>
            </w:pBdr>
            <w:spacing w:before="240" w:after="0" w:line="240" w:lineRule="auto"/>
          </w:pPr>
        </w:pPrChange>
      </w:pPr>
      <w:del w:id="270" w:author="B00177281 Muhammad Sami Khan" w:date="2026-05-29T23:00:00Z" w16du:dateUtc="2026-05-29T22:00:00Z">
        <w:r w:rsidDel="001B0906">
          <w:rPr>
            <w:rFonts w:ascii="Play" w:eastAsia="Play" w:hAnsi="Play" w:cs="Play"/>
            <w:color w:val="0F4761"/>
            <w:sz w:val="32"/>
            <w:szCs w:val="32"/>
          </w:rPr>
          <w:delText>Contents</w:delText>
        </w:r>
      </w:del>
    </w:p>
    <w:customXmlDelRangeStart w:id="271" w:author="B00177281 Muhammad Sami Khan" w:date="2026-05-29T23:00:00Z"/>
    <w:sdt>
      <w:sdtPr>
        <w:id w:val="-1939593324"/>
        <w:docPartObj>
          <w:docPartGallery w:val="Table of Contents"/>
          <w:docPartUnique/>
        </w:docPartObj>
      </w:sdtPr>
      <w:sdtContent>
        <w:customXmlDelRangeEnd w:id="271"/>
        <w:p w14:paraId="6A944F1F" w14:textId="536EF0F3" w:rsidR="0051184F" w:rsidDel="001B0906" w:rsidRDefault="00E73B14" w:rsidP="001B0906">
          <w:pPr>
            <w:rPr>
              <w:del w:id="272" w:author="B00177281 Muhammad Sami Khan" w:date="2026-05-29T23:00:00Z" w16du:dateUtc="2026-05-29T22:00:00Z"/>
              <w:rFonts w:ascii="Aptos" w:eastAsia="Aptos" w:hAnsi="Aptos" w:cs="Aptos"/>
              <w:color w:val="000000"/>
              <w:sz w:val="24"/>
              <w:szCs w:val="24"/>
            </w:rPr>
            <w:pPrChange w:id="273" w:author="B00177281 Muhammad Sami Khan" w:date="2026-05-29T23:00:00Z" w16du:dateUtc="2026-05-29T22:00:00Z">
              <w:pPr>
                <w:pBdr>
                  <w:top w:val="nil"/>
                  <w:left w:val="nil"/>
                  <w:bottom w:val="nil"/>
                  <w:right w:val="nil"/>
                  <w:between w:val="nil"/>
                </w:pBdr>
                <w:tabs>
                  <w:tab w:val="right" w:leader="dot" w:pos="9016"/>
                </w:tabs>
                <w:spacing w:after="100"/>
              </w:pPr>
            </w:pPrChange>
          </w:pPr>
          <w:del w:id="274" w:author="B00177281 Muhammad Sami Khan" w:date="2026-05-29T23:00:00Z" w16du:dateUtc="2026-05-29T22:00:00Z">
            <w:r w:rsidDel="001B0906">
              <w:fldChar w:fldCharType="begin"/>
            </w:r>
            <w:r w:rsidDel="001B0906">
              <w:delInstrText xml:space="preserve"> TOC \h \u \z \t "Heading 1,1,Heading 2,2,Heading 3,3,"</w:delInstrText>
            </w:r>
            <w:r w:rsidDel="001B0906">
              <w:fldChar w:fldCharType="separate"/>
            </w:r>
            <w:r w:rsidDel="001B0906">
              <w:fldChar w:fldCharType="begin"/>
            </w:r>
            <w:r w:rsidDel="001B0906">
              <w:delInstrText>HYPERLINK \l "_heading=h.gjdgxs" \h</w:delInstrText>
            </w:r>
            <w:r w:rsidDel="001B0906">
              <w:fldChar w:fldCharType="separate"/>
            </w:r>
            <w:r w:rsidDel="001B0906">
              <w:rPr>
                <w:color w:val="000000"/>
              </w:rPr>
              <w:delText>Introduction</w:delText>
            </w:r>
            <w:r w:rsidDel="001B0906">
              <w:rPr>
                <w:color w:val="000000"/>
              </w:rPr>
              <w:tab/>
              <w:delText>1</w:delText>
            </w:r>
            <w:r w:rsidDel="001B0906">
              <w:fldChar w:fldCharType="end"/>
            </w:r>
          </w:del>
        </w:p>
        <w:p w14:paraId="56AC4D4C" w14:textId="4A8FA6DF" w:rsidR="0051184F" w:rsidDel="001B0906" w:rsidRDefault="00E73B14" w:rsidP="001B0906">
          <w:pPr>
            <w:rPr>
              <w:del w:id="275" w:author="B00177281 Muhammad Sami Khan" w:date="2026-05-29T23:00:00Z" w16du:dateUtc="2026-05-29T22:00:00Z"/>
              <w:rFonts w:ascii="Aptos" w:eastAsia="Aptos" w:hAnsi="Aptos" w:cs="Aptos"/>
              <w:color w:val="000000"/>
              <w:sz w:val="24"/>
              <w:szCs w:val="24"/>
            </w:rPr>
            <w:pPrChange w:id="276" w:author="B00177281 Muhammad Sami Khan" w:date="2026-05-29T23:00:00Z" w16du:dateUtc="2026-05-29T22:00:00Z">
              <w:pPr>
                <w:pBdr>
                  <w:top w:val="nil"/>
                  <w:left w:val="nil"/>
                  <w:bottom w:val="nil"/>
                  <w:right w:val="nil"/>
                  <w:between w:val="nil"/>
                </w:pBdr>
                <w:tabs>
                  <w:tab w:val="right" w:leader="dot" w:pos="9016"/>
                </w:tabs>
                <w:spacing w:after="100"/>
              </w:pPr>
            </w:pPrChange>
          </w:pPr>
          <w:del w:id="277" w:author="B00177281 Muhammad Sami Khan" w:date="2026-05-29T23:00:00Z" w16du:dateUtc="2026-05-29T22:00:00Z">
            <w:r w:rsidDel="001B0906">
              <w:fldChar w:fldCharType="begin"/>
            </w:r>
            <w:r w:rsidDel="001B0906">
              <w:delInstrText>HYPERLINK \l "_heading=h.30j0zll" \h</w:delInstrText>
            </w:r>
            <w:r w:rsidDel="001B0906">
              <w:fldChar w:fldCharType="separate"/>
            </w:r>
            <w:r w:rsidDel="001B0906">
              <w:rPr>
                <w:color w:val="000000"/>
              </w:rPr>
              <w:delText>Chapter 1</w:delText>
            </w:r>
            <w:r w:rsidDel="001B0906">
              <w:rPr>
                <w:color w:val="000000"/>
              </w:rPr>
              <w:tab/>
              <w:delText>1</w:delText>
            </w:r>
            <w:r w:rsidDel="001B0906">
              <w:fldChar w:fldCharType="end"/>
            </w:r>
          </w:del>
        </w:p>
        <w:p w14:paraId="2B1E522C" w14:textId="2D0CCBBF" w:rsidR="0051184F" w:rsidDel="001B0906" w:rsidRDefault="00E73B14" w:rsidP="001B0906">
          <w:pPr>
            <w:rPr>
              <w:del w:id="278" w:author="B00177281 Muhammad Sami Khan" w:date="2026-05-29T23:00:00Z" w16du:dateUtc="2026-05-29T22:00:00Z"/>
              <w:rFonts w:ascii="Aptos" w:eastAsia="Aptos" w:hAnsi="Aptos" w:cs="Aptos"/>
              <w:color w:val="000000"/>
              <w:sz w:val="24"/>
              <w:szCs w:val="24"/>
            </w:rPr>
            <w:pPrChange w:id="279" w:author="B00177281 Muhammad Sami Khan" w:date="2026-05-29T23:00:00Z" w16du:dateUtc="2026-05-29T22:00:00Z">
              <w:pPr>
                <w:pBdr>
                  <w:top w:val="nil"/>
                  <w:left w:val="nil"/>
                  <w:bottom w:val="nil"/>
                  <w:right w:val="nil"/>
                  <w:between w:val="nil"/>
                </w:pBdr>
                <w:tabs>
                  <w:tab w:val="right" w:leader="dot" w:pos="9016"/>
                </w:tabs>
                <w:spacing w:after="100"/>
                <w:ind w:left="220"/>
              </w:pPr>
            </w:pPrChange>
          </w:pPr>
          <w:del w:id="280" w:author="B00177281 Muhammad Sami Khan" w:date="2026-05-29T23:00:00Z" w16du:dateUtc="2026-05-29T22:00:00Z">
            <w:r w:rsidDel="001B0906">
              <w:fldChar w:fldCharType="begin"/>
            </w:r>
            <w:r w:rsidDel="001B0906">
              <w:delInstrText>HYPERLINK \l "_heading=h.1fob9te" \h</w:delInstrText>
            </w:r>
            <w:r w:rsidDel="001B0906">
              <w:fldChar w:fldCharType="separate"/>
            </w:r>
            <w:r w:rsidDel="001B0906">
              <w:rPr>
                <w:color w:val="000000"/>
              </w:rPr>
              <w:delText>Chapter 1.1</w:delText>
            </w:r>
            <w:r w:rsidDel="001B0906">
              <w:rPr>
                <w:color w:val="000000"/>
              </w:rPr>
              <w:tab/>
              <w:delText>1</w:delText>
            </w:r>
            <w:r w:rsidDel="001B0906">
              <w:fldChar w:fldCharType="end"/>
            </w:r>
          </w:del>
        </w:p>
        <w:p w14:paraId="45433B99" w14:textId="4CB8A61E" w:rsidR="0051184F" w:rsidDel="001B0906" w:rsidRDefault="00E73B14" w:rsidP="001B0906">
          <w:pPr>
            <w:rPr>
              <w:del w:id="281" w:author="B00177281 Muhammad Sami Khan" w:date="2026-05-29T23:00:00Z" w16du:dateUtc="2026-05-29T22:00:00Z"/>
              <w:rFonts w:ascii="Aptos" w:eastAsia="Aptos" w:hAnsi="Aptos" w:cs="Aptos"/>
              <w:color w:val="000000"/>
              <w:sz w:val="24"/>
              <w:szCs w:val="24"/>
            </w:rPr>
            <w:pPrChange w:id="282" w:author="B00177281 Muhammad Sami Khan" w:date="2026-05-29T23:00:00Z" w16du:dateUtc="2026-05-29T22:00:00Z">
              <w:pPr>
                <w:pBdr>
                  <w:top w:val="nil"/>
                  <w:left w:val="nil"/>
                  <w:bottom w:val="nil"/>
                  <w:right w:val="nil"/>
                  <w:between w:val="nil"/>
                </w:pBdr>
                <w:tabs>
                  <w:tab w:val="right" w:leader="dot" w:pos="9016"/>
                </w:tabs>
                <w:spacing w:after="100"/>
                <w:ind w:left="440"/>
              </w:pPr>
            </w:pPrChange>
          </w:pPr>
          <w:del w:id="283" w:author="B00177281 Muhammad Sami Khan" w:date="2026-05-29T23:00:00Z" w16du:dateUtc="2026-05-29T22:00:00Z">
            <w:r w:rsidDel="001B0906">
              <w:fldChar w:fldCharType="begin"/>
            </w:r>
            <w:r w:rsidDel="001B0906">
              <w:delInstrText>HYPERLINK \l "_heading=h.3znysh7" \h</w:delInstrText>
            </w:r>
            <w:r w:rsidDel="001B0906">
              <w:fldChar w:fldCharType="separate"/>
            </w:r>
            <w:r w:rsidDel="001B0906">
              <w:rPr>
                <w:color w:val="000000"/>
              </w:rPr>
              <w:delText>Chapter 1.1.1.</w:delText>
            </w:r>
            <w:r w:rsidDel="001B0906">
              <w:rPr>
                <w:color w:val="000000"/>
              </w:rPr>
              <w:tab/>
              <w:delText>1</w:delText>
            </w:r>
            <w:r w:rsidDel="001B0906">
              <w:fldChar w:fldCharType="end"/>
            </w:r>
          </w:del>
        </w:p>
        <w:p w14:paraId="3F523FB6" w14:textId="41FD5258" w:rsidR="0051184F" w:rsidDel="001B0906" w:rsidRDefault="00E73B14" w:rsidP="001B0906">
          <w:pPr>
            <w:rPr>
              <w:del w:id="284" w:author="B00177281 Muhammad Sami Khan" w:date="2026-05-29T23:00:00Z" w16du:dateUtc="2026-05-29T22:00:00Z"/>
              <w:rFonts w:ascii="Aptos" w:eastAsia="Aptos" w:hAnsi="Aptos" w:cs="Aptos"/>
              <w:color w:val="000000"/>
              <w:sz w:val="24"/>
              <w:szCs w:val="24"/>
            </w:rPr>
            <w:pPrChange w:id="285" w:author="B00177281 Muhammad Sami Khan" w:date="2026-05-29T23:00:00Z" w16du:dateUtc="2026-05-29T22:00:00Z">
              <w:pPr>
                <w:pBdr>
                  <w:top w:val="nil"/>
                  <w:left w:val="nil"/>
                  <w:bottom w:val="nil"/>
                  <w:right w:val="nil"/>
                  <w:between w:val="nil"/>
                </w:pBdr>
                <w:tabs>
                  <w:tab w:val="right" w:leader="dot" w:pos="9016"/>
                </w:tabs>
                <w:spacing w:after="100"/>
              </w:pPr>
            </w:pPrChange>
          </w:pPr>
          <w:del w:id="286" w:author="B00177281 Muhammad Sami Khan" w:date="2026-05-29T23:00:00Z" w16du:dateUtc="2026-05-29T22:00:00Z">
            <w:r w:rsidDel="001B0906">
              <w:fldChar w:fldCharType="begin"/>
            </w:r>
            <w:r w:rsidDel="001B0906">
              <w:delInstrText>HYPERLINK \l "_heading=h.2et92p0" \h</w:delInstrText>
            </w:r>
            <w:r w:rsidDel="001B0906">
              <w:fldChar w:fldCharType="separate"/>
            </w:r>
            <w:r w:rsidDel="001B0906">
              <w:rPr>
                <w:color w:val="000000"/>
              </w:rPr>
              <w:delText>References</w:delText>
            </w:r>
            <w:r w:rsidDel="001B0906">
              <w:rPr>
                <w:color w:val="000000"/>
              </w:rPr>
              <w:tab/>
              <w:delText>2</w:delText>
            </w:r>
            <w:r w:rsidDel="001B0906">
              <w:fldChar w:fldCharType="end"/>
            </w:r>
          </w:del>
        </w:p>
        <w:p w14:paraId="51630EDE" w14:textId="16F037E8" w:rsidR="0051184F" w:rsidDel="001B0906" w:rsidRDefault="00E73B14" w:rsidP="001B0906">
          <w:pPr>
            <w:rPr>
              <w:del w:id="287" w:author="B00177281 Muhammad Sami Khan" w:date="2026-05-29T23:00:00Z" w16du:dateUtc="2026-05-29T22:00:00Z"/>
            </w:rPr>
            <w:pPrChange w:id="288" w:author="B00177281 Muhammad Sami Khan" w:date="2026-05-29T23:00:00Z" w16du:dateUtc="2026-05-29T22:00:00Z">
              <w:pPr/>
            </w:pPrChange>
          </w:pPr>
          <w:del w:id="289" w:author="B00177281 Muhammad Sami Khan" w:date="2026-05-29T23:00:00Z" w16du:dateUtc="2026-05-29T22:00:00Z">
            <w:r w:rsidDel="001B0906">
              <w:fldChar w:fldCharType="end"/>
            </w:r>
          </w:del>
        </w:p>
        <w:customXmlDelRangeStart w:id="290" w:author="B00177281 Muhammad Sami Khan" w:date="2026-05-29T23:00:00Z"/>
      </w:sdtContent>
    </w:sdt>
    <w:customXmlDelRangeEnd w:id="290"/>
    <w:p w14:paraId="603E4E1C" w14:textId="189D8797" w:rsidR="0051184F" w:rsidDel="001B0906" w:rsidRDefault="0051184F" w:rsidP="001B0906">
      <w:pPr>
        <w:rPr>
          <w:del w:id="291" w:author="B00177281 Muhammad Sami Khan" w:date="2026-05-29T23:00:00Z" w16du:dateUtc="2026-05-29T22:00:00Z"/>
        </w:rPr>
        <w:pPrChange w:id="292" w:author="B00177281 Muhammad Sami Khan" w:date="2026-05-29T23:00:00Z" w16du:dateUtc="2026-05-29T22:00:00Z">
          <w:pPr/>
        </w:pPrChange>
      </w:pPr>
    </w:p>
    <w:p w14:paraId="514784DA" w14:textId="1061DECD" w:rsidR="0051184F" w:rsidDel="001B0906" w:rsidRDefault="00E73B14" w:rsidP="001B0906">
      <w:pPr>
        <w:rPr>
          <w:del w:id="293" w:author="B00177281 Muhammad Sami Khan" w:date="2026-05-29T23:00:00Z" w16du:dateUtc="2026-05-29T22:00:00Z"/>
          <w:color w:val="FF0000"/>
        </w:rPr>
        <w:pPrChange w:id="294" w:author="B00177281 Muhammad Sami Khan" w:date="2026-05-29T23:00:00Z" w16du:dateUtc="2026-05-29T22:00:00Z">
          <w:pPr/>
        </w:pPrChange>
      </w:pPr>
      <w:del w:id="295" w:author="B00177281 Muhammad Sami Khan" w:date="2026-05-29T23:00:00Z" w16du:dateUtc="2026-05-29T22:00:00Z">
        <w:r w:rsidDel="001B0906">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15AD21D6" w:rsidR="0051184F" w:rsidDel="001B0906" w:rsidRDefault="0051184F" w:rsidP="001B0906">
      <w:pPr>
        <w:rPr>
          <w:del w:id="296" w:author="B00177281 Muhammad Sami Khan" w:date="2026-05-29T23:00:00Z" w16du:dateUtc="2026-05-29T22:00:00Z"/>
        </w:rPr>
        <w:pPrChange w:id="297" w:author="B00177281 Muhammad Sami Khan" w:date="2026-05-29T23:00:00Z" w16du:dateUtc="2026-05-29T22:00:00Z">
          <w:pPr/>
        </w:pPrChange>
      </w:pPr>
    </w:p>
    <w:p w14:paraId="57600F63" w14:textId="2DF7CD89" w:rsidR="0051184F" w:rsidDel="001B0906" w:rsidRDefault="0051184F" w:rsidP="001B0906">
      <w:pPr>
        <w:rPr>
          <w:del w:id="298" w:author="B00177281 Muhammad Sami Khan" w:date="2026-05-29T23:00:00Z" w16du:dateUtc="2026-05-29T22:00:00Z"/>
        </w:rPr>
        <w:pPrChange w:id="299" w:author="B00177281 Muhammad Sami Khan" w:date="2026-05-29T23:00:00Z" w16du:dateUtc="2026-05-29T22:00:00Z">
          <w:pPr/>
        </w:pPrChange>
      </w:pPr>
    </w:p>
    <w:p w14:paraId="1B3B2BF3" w14:textId="1694BC7E" w:rsidR="0051184F" w:rsidDel="001B0906" w:rsidRDefault="0051184F" w:rsidP="001B0906">
      <w:pPr>
        <w:rPr>
          <w:del w:id="300" w:author="B00177281 Muhammad Sami Khan" w:date="2026-05-29T23:00:00Z" w16du:dateUtc="2026-05-29T22:00:00Z"/>
        </w:rPr>
        <w:sectPr w:rsidR="0051184F" w:rsidDel="001B0906" w:rsidSect="001B0906">
          <w:footerReference w:type="default" r:id="rId14"/>
          <w:pgSz w:w="11906" w:h="16838"/>
          <w:pgMar w:top="1440" w:right="1440" w:bottom="1440" w:left="1440" w:header="708" w:footer="708" w:gutter="0"/>
          <w:cols w:space="720"/>
          <w:sectPrChange w:id="301" w:author="B00177281 Muhammad Sami Khan" w:date="2026-05-29T23:00:00Z" w16du:dateUtc="2026-05-29T22:00:00Z">
            <w:sectPr w:rsidR="0051184F" w:rsidDel="001B0906" w:rsidSect="001B0906">
              <w:pgMar w:top="1440" w:right="1440" w:bottom="1440" w:left="1440" w:header="708" w:footer="708" w:gutter="0"/>
            </w:sectPr>
          </w:sectPrChange>
        </w:sectPr>
        <w:pPrChange w:id="302" w:author="B00177281 Muhammad Sami Khan" w:date="2026-05-29T23:00:00Z" w16du:dateUtc="2026-05-29T22:00:00Z">
          <w:pPr/>
        </w:pPrChange>
      </w:pPr>
    </w:p>
    <w:p w14:paraId="4811BABB" w14:textId="71EB154F" w:rsidR="0051184F" w:rsidDel="001B0906" w:rsidRDefault="00E73B14" w:rsidP="001B0906">
      <w:pPr>
        <w:rPr>
          <w:del w:id="303" w:author="B00177281 Muhammad Sami Khan" w:date="2026-05-29T23:00:00Z" w16du:dateUtc="2026-05-29T22:00:00Z"/>
        </w:rPr>
        <w:pPrChange w:id="304" w:author="B00177281 Muhammad Sami Khan" w:date="2026-05-29T23:00:00Z" w16du:dateUtc="2026-05-29T22:00:00Z">
          <w:pPr>
            <w:pStyle w:val="Heading1"/>
            <w:spacing w:after="0"/>
          </w:pPr>
        </w:pPrChange>
      </w:pPr>
      <w:bookmarkStart w:id="305" w:name="_heading=h.gjdgxs" w:colFirst="0" w:colLast="0"/>
      <w:bookmarkEnd w:id="305"/>
      <w:del w:id="306" w:author="B00177281 Muhammad Sami Khan" w:date="2026-05-29T23:00:00Z" w16du:dateUtc="2026-05-29T22:00:00Z">
        <w:r w:rsidDel="001B0906">
          <w:delText>Introduction</w:delText>
        </w:r>
      </w:del>
    </w:p>
    <w:p w14:paraId="6B356D46" w14:textId="4CBD59DF" w:rsidR="0051184F" w:rsidDel="001B0906" w:rsidRDefault="00E73B14" w:rsidP="001B0906">
      <w:pPr>
        <w:rPr>
          <w:del w:id="307" w:author="B00177281 Muhammad Sami Khan" w:date="2026-05-29T23:00:00Z" w16du:dateUtc="2026-05-29T22:00:00Z"/>
        </w:rPr>
        <w:pPrChange w:id="308" w:author="B00177281 Muhammad Sami Khan" w:date="2026-05-29T23:00:00Z" w16du:dateUtc="2026-05-29T22:00:00Z">
          <w:pPr>
            <w:pStyle w:val="Heading1"/>
            <w:spacing w:before="0"/>
          </w:pPr>
        </w:pPrChange>
      </w:pPr>
      <w:bookmarkStart w:id="309" w:name="_heading=h.30j0zll" w:colFirst="0" w:colLast="0"/>
      <w:bookmarkEnd w:id="309"/>
      <w:del w:id="310" w:author="B00177281 Muhammad Sami Khan" w:date="2026-05-29T23:00:00Z" w16du:dateUtc="2026-05-29T22:00:00Z">
        <w:r w:rsidDel="001B0906">
          <w:delText>Chapter 1</w:delText>
        </w:r>
      </w:del>
    </w:p>
    <w:p w14:paraId="7BAE125C" w14:textId="4AFE372B" w:rsidR="0051184F" w:rsidDel="001B0906" w:rsidRDefault="00E73B14" w:rsidP="001B0906">
      <w:pPr>
        <w:rPr>
          <w:del w:id="311" w:author="B00177281 Muhammad Sami Khan" w:date="2026-05-29T23:00:00Z" w16du:dateUtc="2026-05-29T22:00:00Z"/>
        </w:rPr>
        <w:pPrChange w:id="312" w:author="B00177281 Muhammad Sami Khan" w:date="2026-05-29T23:00:00Z" w16du:dateUtc="2026-05-29T22:00:00Z">
          <w:pPr>
            <w:pStyle w:val="Heading2"/>
          </w:pPr>
        </w:pPrChange>
      </w:pPr>
      <w:bookmarkStart w:id="313" w:name="_heading=h.1fob9te" w:colFirst="0" w:colLast="0"/>
      <w:bookmarkEnd w:id="313"/>
      <w:del w:id="314" w:author="B00177281 Muhammad Sami Khan" w:date="2026-05-29T23:00:00Z" w16du:dateUtc="2026-05-29T22:00:00Z">
        <w:r w:rsidDel="001B0906">
          <w:delText>Chapter 1.1</w:delText>
        </w:r>
      </w:del>
    </w:p>
    <w:p w14:paraId="60033E0B" w14:textId="69B8B48B" w:rsidR="0051184F" w:rsidDel="001B0906" w:rsidRDefault="00E73B14" w:rsidP="001B0906">
      <w:pPr>
        <w:rPr>
          <w:del w:id="315" w:author="B00177281 Muhammad Sami Khan" w:date="2026-05-29T23:00:00Z" w16du:dateUtc="2026-05-29T22:00:00Z"/>
        </w:rPr>
        <w:pPrChange w:id="316" w:author="B00177281 Muhammad Sami Khan" w:date="2026-05-29T23:00:00Z" w16du:dateUtc="2026-05-29T22:00:00Z">
          <w:pPr>
            <w:pStyle w:val="Heading3"/>
          </w:pPr>
        </w:pPrChange>
      </w:pPr>
      <w:bookmarkStart w:id="317" w:name="_heading=h.3znysh7" w:colFirst="0" w:colLast="0"/>
      <w:bookmarkEnd w:id="317"/>
      <w:del w:id="318" w:author="B00177281 Muhammad Sami Khan" w:date="2026-05-29T23:00:00Z" w16du:dateUtc="2026-05-29T22:00:00Z">
        <w:r w:rsidDel="001B0906">
          <w:delText>Chapter 1.1.1.</w:delText>
        </w:r>
      </w:del>
    </w:p>
    <w:p w14:paraId="7770181D" w14:textId="6DF3218B" w:rsidR="0051184F" w:rsidDel="001B0906" w:rsidRDefault="0051184F" w:rsidP="001B0906">
      <w:pPr>
        <w:rPr>
          <w:del w:id="319" w:author="B00177281 Muhammad Sami Khan" w:date="2026-05-29T23:00:00Z" w16du:dateUtc="2026-05-29T22:00:00Z"/>
        </w:rPr>
        <w:pPrChange w:id="320" w:author="B00177281 Muhammad Sami Khan" w:date="2026-05-29T23:00:00Z" w16du:dateUtc="2026-05-29T22:00:00Z">
          <w:pPr/>
        </w:pPrChange>
      </w:pPr>
    </w:p>
    <w:p w14:paraId="225A14DC" w14:textId="3AE1EC28" w:rsidR="0051184F" w:rsidDel="001B0906" w:rsidRDefault="00E73B14" w:rsidP="001B0906">
      <w:pPr>
        <w:rPr>
          <w:del w:id="321" w:author="B00177281 Muhammad Sami Khan" w:date="2026-05-29T23:00:00Z" w16du:dateUtc="2026-05-29T22:00:00Z"/>
        </w:rPr>
        <w:pPrChange w:id="322" w:author="B00177281 Muhammad Sami Khan" w:date="2026-05-29T23:00:00Z" w16du:dateUtc="2026-05-29T22:00:00Z">
          <w:pPr/>
        </w:pPrChange>
      </w:pPr>
      <w:del w:id="323" w:author="B00177281 Muhammad Sami Khan" w:date="2026-05-29T23:00:00Z" w16du:dateUtc="2026-05-29T22:00:00Z">
        <w:r w:rsidDel="001B0906">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082D83AA" w:rsidR="0051184F" w:rsidDel="001B0906" w:rsidRDefault="0051184F" w:rsidP="001B0906">
      <w:pPr>
        <w:rPr>
          <w:del w:id="324" w:author="B00177281 Muhammad Sami Khan" w:date="2026-05-29T23:00:00Z" w16du:dateUtc="2026-05-29T22:00:00Z"/>
          <w:color w:val="FF0000"/>
        </w:rPr>
        <w:pPrChange w:id="325" w:author="B00177281 Muhammad Sami Khan" w:date="2026-05-29T23:00:00Z" w16du:dateUtc="2026-05-29T22:00:00Z">
          <w:pPr/>
        </w:pPrChange>
      </w:pPr>
    </w:p>
    <w:p w14:paraId="2C10B9FF" w14:textId="66B2F0D8" w:rsidR="0051184F" w:rsidDel="001B0906" w:rsidRDefault="00E73B14" w:rsidP="001B0906">
      <w:pPr>
        <w:rPr>
          <w:del w:id="326" w:author="B00177281 Muhammad Sami Khan" w:date="2026-05-29T23:00:00Z" w16du:dateUtc="2026-05-29T22:00:00Z"/>
          <w:color w:val="FF0000"/>
        </w:rPr>
        <w:pPrChange w:id="327" w:author="B00177281 Muhammad Sami Khan" w:date="2026-05-29T23:00:00Z" w16du:dateUtc="2026-05-29T22:00:00Z">
          <w:pPr/>
        </w:pPrChange>
      </w:pPr>
      <w:del w:id="328" w:author="B00177281 Muhammad Sami Khan" w:date="2026-05-29T23:00:00Z" w16du:dateUtc="2026-05-29T22:00:00Z">
        <w:r w:rsidDel="001B0906">
          <w:rPr>
            <w:color w:val="FF0000"/>
          </w:rPr>
          <w:delText>[NOTE: For the table of contents to function properly, you must use the correct headings for all your chapters and subchapters.</w:delText>
        </w:r>
      </w:del>
    </w:p>
    <w:p w14:paraId="18BC4661" w14:textId="4F01CCD1" w:rsidR="0051184F" w:rsidDel="001B0906" w:rsidRDefault="00E73B14" w:rsidP="001B0906">
      <w:pPr>
        <w:rPr>
          <w:del w:id="329" w:author="B00177281 Muhammad Sami Khan" w:date="2026-05-29T23:00:00Z" w16du:dateUtc="2026-05-29T22:00:00Z"/>
          <w:color w:val="FF0000"/>
        </w:rPr>
        <w:pPrChange w:id="330" w:author="B00177281 Muhammad Sami Khan" w:date="2026-05-29T23:00:00Z" w16du:dateUtc="2026-05-29T22:00:00Z">
          <w:pPr/>
        </w:pPrChange>
      </w:pPr>
      <w:del w:id="331" w:author="B00177281 Muhammad Sami Khan" w:date="2026-05-29T23:00:00Z" w16du:dateUtc="2026-05-29T22:00:00Z">
        <w:r w:rsidDel="001B0906">
          <w:rPr>
            <w:b/>
            <w:color w:val="FF0000"/>
          </w:rPr>
          <w:delText>Heading 1:</w:delText>
        </w:r>
        <w:r w:rsidDel="001B0906">
          <w:rPr>
            <w:color w:val="FF0000"/>
          </w:rPr>
          <w:delText xml:space="preserve"> This is the main heading and should be employed for the primary title or chapter. For example: CHAPTER 1.</w:delText>
        </w:r>
      </w:del>
    </w:p>
    <w:p w14:paraId="09E4A972" w14:textId="66B7DB77" w:rsidR="0051184F" w:rsidDel="001B0906" w:rsidRDefault="00E73B14" w:rsidP="001B0906">
      <w:pPr>
        <w:rPr>
          <w:del w:id="332" w:author="B00177281 Muhammad Sami Khan" w:date="2026-05-29T23:00:00Z" w16du:dateUtc="2026-05-29T22:00:00Z"/>
          <w:color w:val="FF0000"/>
        </w:rPr>
        <w:pPrChange w:id="333" w:author="B00177281 Muhammad Sami Khan" w:date="2026-05-29T23:00:00Z" w16du:dateUtc="2026-05-29T22:00:00Z">
          <w:pPr/>
        </w:pPrChange>
      </w:pPr>
      <w:del w:id="334" w:author="B00177281 Muhammad Sami Khan" w:date="2026-05-29T23:00:00Z" w16du:dateUtc="2026-05-29T22:00:00Z">
        <w:r w:rsidDel="001B0906">
          <w:rPr>
            <w:b/>
            <w:color w:val="FF0000"/>
          </w:rPr>
          <w:delText>Heading 2:</w:delText>
        </w:r>
        <w:r w:rsidDel="001B0906">
          <w:rPr>
            <w:color w:val="FF0000"/>
          </w:rPr>
          <w:delText xml:space="preserve"> Use Heading 2 as a subheading. For instance: Chapter 1.1.</w:delText>
        </w:r>
      </w:del>
    </w:p>
    <w:p w14:paraId="2445225A" w14:textId="4BFB83C9" w:rsidR="0051184F" w:rsidDel="001B0906" w:rsidRDefault="00E73B14" w:rsidP="001B0906">
      <w:pPr>
        <w:rPr>
          <w:del w:id="335" w:author="B00177281 Muhammad Sami Khan" w:date="2026-05-29T23:00:00Z" w16du:dateUtc="2026-05-29T22:00:00Z"/>
          <w:color w:val="FF0000"/>
        </w:rPr>
        <w:pPrChange w:id="336" w:author="B00177281 Muhammad Sami Khan" w:date="2026-05-29T23:00:00Z" w16du:dateUtc="2026-05-29T22:00:00Z">
          <w:pPr/>
        </w:pPrChange>
      </w:pPr>
      <w:del w:id="337" w:author="B00177281 Muhammad Sami Khan" w:date="2026-05-29T23:00:00Z" w16du:dateUtc="2026-05-29T22:00:00Z">
        <w:r w:rsidDel="001B0906">
          <w:rPr>
            <w:b/>
            <w:color w:val="FF0000"/>
          </w:rPr>
          <w:delText>Heading 3:</w:delText>
        </w:r>
        <w:r w:rsidDel="001B0906">
          <w:rPr>
            <w:color w:val="FF0000"/>
          </w:rPr>
          <w:delText xml:space="preserve"> Heading 3 provides a more detailed breakdown, such as Chapter 1.1.1.</w:delText>
        </w:r>
      </w:del>
    </w:p>
    <w:p w14:paraId="0B43A96B" w14:textId="71F86380" w:rsidR="0051184F" w:rsidDel="001B0906" w:rsidRDefault="00E73B14" w:rsidP="001B0906">
      <w:pPr>
        <w:rPr>
          <w:del w:id="338" w:author="B00177281 Muhammad Sami Khan" w:date="2026-05-29T23:00:00Z" w16du:dateUtc="2026-05-29T22:00:00Z"/>
          <w:color w:val="FF0000"/>
        </w:rPr>
        <w:pPrChange w:id="339" w:author="B00177281 Muhammad Sami Khan" w:date="2026-05-29T23:00:00Z" w16du:dateUtc="2026-05-29T22:00:00Z">
          <w:pPr/>
        </w:pPrChange>
      </w:pPr>
      <w:del w:id="340" w:author="B00177281 Muhammad Sami Khan" w:date="2026-05-29T23:00:00Z" w16du:dateUtc="2026-05-29T22:00:00Z">
        <w:r w:rsidDel="001B0906">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77A3B24E" w:rsidR="0051184F" w:rsidDel="001B0906" w:rsidRDefault="00E73B14" w:rsidP="001B0906">
      <w:pPr>
        <w:rPr>
          <w:del w:id="341" w:author="B00177281 Muhammad Sami Khan" w:date="2026-05-29T23:00:00Z" w16du:dateUtc="2026-05-29T22:00:00Z"/>
          <w:color w:val="FF0000"/>
        </w:rPr>
        <w:pPrChange w:id="342" w:author="B00177281 Muhammad Sami Khan" w:date="2026-05-29T23:00:00Z" w16du:dateUtc="2026-05-29T22:00:00Z">
          <w:pPr/>
        </w:pPrChange>
      </w:pPr>
      <w:del w:id="343" w:author="B00177281 Muhammad Sami Khan" w:date="2026-05-29T23:00:00Z" w16du:dateUtc="2026-05-29T22:00:00Z">
        <w:r w:rsidDel="001B0906">
          <w:rPr>
            <w:color w:val="FF0000"/>
          </w:rPr>
          <w:delText>The remainder of your text should be written using a normal font.]</w:delText>
        </w:r>
      </w:del>
    </w:p>
    <w:p w14:paraId="1E6501D4" w14:textId="5DFC5AC3" w:rsidR="0051184F" w:rsidDel="001B0906" w:rsidRDefault="0051184F" w:rsidP="001B0906">
      <w:pPr>
        <w:rPr>
          <w:del w:id="344" w:author="B00177281 Muhammad Sami Khan" w:date="2026-05-29T23:00:00Z" w16du:dateUtc="2026-05-29T22:00:00Z"/>
        </w:rPr>
        <w:pPrChange w:id="345" w:author="B00177281 Muhammad Sami Khan" w:date="2026-05-29T23:00:00Z" w16du:dateUtc="2026-05-29T22:00:00Z">
          <w:pPr/>
        </w:pPrChange>
      </w:pPr>
    </w:p>
    <w:p w14:paraId="2403F304" w14:textId="3532D191" w:rsidR="0051184F" w:rsidDel="001B0906" w:rsidRDefault="0051184F" w:rsidP="001B0906">
      <w:pPr>
        <w:rPr>
          <w:del w:id="346" w:author="B00177281 Muhammad Sami Khan" w:date="2026-05-29T23:00:00Z" w16du:dateUtc="2026-05-29T22:00:00Z"/>
        </w:rPr>
        <w:pPrChange w:id="347" w:author="B00177281 Muhammad Sami Khan" w:date="2026-05-29T23:00:00Z" w16du:dateUtc="2026-05-29T22:00:00Z">
          <w:pPr/>
        </w:pPrChange>
      </w:pPr>
    </w:p>
    <w:p w14:paraId="468EA17E" w14:textId="799E82A3" w:rsidR="0051184F" w:rsidDel="001B0906" w:rsidRDefault="0051184F" w:rsidP="001B0906">
      <w:pPr>
        <w:rPr>
          <w:del w:id="348" w:author="B00177281 Muhammad Sami Khan" w:date="2026-05-29T23:00:00Z" w16du:dateUtc="2026-05-29T22:00:00Z"/>
        </w:rPr>
        <w:pPrChange w:id="349" w:author="B00177281 Muhammad Sami Khan" w:date="2026-05-29T23:00:00Z" w16du:dateUtc="2026-05-29T22:00:00Z">
          <w:pPr/>
        </w:pPrChange>
      </w:pPr>
    </w:p>
    <w:p w14:paraId="68D62BB9" w14:textId="510694AF" w:rsidR="0051184F" w:rsidDel="001B0906" w:rsidRDefault="0051184F" w:rsidP="001B0906">
      <w:pPr>
        <w:rPr>
          <w:del w:id="350" w:author="B00177281 Muhammad Sami Khan" w:date="2026-05-29T23:00:00Z" w16du:dateUtc="2026-05-29T22:00:00Z"/>
        </w:rPr>
        <w:pPrChange w:id="351" w:author="B00177281 Muhammad Sami Khan" w:date="2026-05-29T23:00:00Z" w16du:dateUtc="2026-05-29T22:00:00Z">
          <w:pPr/>
        </w:pPrChange>
      </w:pPr>
    </w:p>
    <w:p w14:paraId="7B5846F3" w14:textId="0482E5F4" w:rsidR="0051184F" w:rsidDel="001B0906" w:rsidRDefault="0051184F" w:rsidP="001B0906">
      <w:pPr>
        <w:rPr>
          <w:del w:id="352" w:author="B00177281 Muhammad Sami Khan" w:date="2026-05-29T23:00:00Z" w16du:dateUtc="2026-05-29T22:00:00Z"/>
        </w:rPr>
        <w:pPrChange w:id="353" w:author="B00177281 Muhammad Sami Khan" w:date="2026-05-29T23:00:00Z" w16du:dateUtc="2026-05-29T22:00:00Z">
          <w:pPr/>
        </w:pPrChange>
      </w:pPr>
    </w:p>
    <w:p w14:paraId="04A6C3F4" w14:textId="2CBC7618" w:rsidR="0051184F" w:rsidDel="001B0906" w:rsidRDefault="0051184F" w:rsidP="001B0906">
      <w:pPr>
        <w:rPr>
          <w:del w:id="354" w:author="B00177281 Muhammad Sami Khan" w:date="2026-05-29T23:00:00Z" w16du:dateUtc="2026-05-29T22:00:00Z"/>
        </w:rPr>
        <w:pPrChange w:id="355" w:author="B00177281 Muhammad Sami Khan" w:date="2026-05-29T23:00:00Z" w16du:dateUtc="2026-05-29T22:00:00Z">
          <w:pPr/>
        </w:pPrChange>
      </w:pPr>
    </w:p>
    <w:p w14:paraId="0CB81BDE" w14:textId="550B2FE3" w:rsidR="0051184F" w:rsidDel="001B0906" w:rsidRDefault="0051184F" w:rsidP="001B0906">
      <w:pPr>
        <w:rPr>
          <w:del w:id="356" w:author="B00177281 Muhammad Sami Khan" w:date="2026-05-29T23:00:00Z" w16du:dateUtc="2026-05-29T22:00:00Z"/>
        </w:rPr>
        <w:pPrChange w:id="357" w:author="B00177281 Muhammad Sami Khan" w:date="2026-05-29T23:00:00Z" w16du:dateUtc="2026-05-29T22:00:00Z">
          <w:pPr/>
        </w:pPrChange>
      </w:pPr>
    </w:p>
    <w:p w14:paraId="0E11DE48" w14:textId="29390802" w:rsidR="0051184F" w:rsidDel="001B0906" w:rsidRDefault="0051184F" w:rsidP="001B0906">
      <w:pPr>
        <w:rPr>
          <w:del w:id="358" w:author="B00177281 Muhammad Sami Khan" w:date="2026-05-29T23:00:00Z" w16du:dateUtc="2026-05-29T22:00:00Z"/>
        </w:rPr>
        <w:pPrChange w:id="359" w:author="B00177281 Muhammad Sami Khan" w:date="2026-05-29T23:00:00Z" w16du:dateUtc="2026-05-29T22:00:00Z">
          <w:pPr/>
        </w:pPrChange>
      </w:pPr>
    </w:p>
    <w:p w14:paraId="5E892055" w14:textId="0BF507D3" w:rsidR="0051184F" w:rsidDel="001B0906" w:rsidRDefault="0051184F" w:rsidP="001B0906">
      <w:pPr>
        <w:rPr>
          <w:del w:id="360" w:author="B00177281 Muhammad Sami Khan" w:date="2026-05-29T23:00:00Z" w16du:dateUtc="2026-05-29T22:00:00Z"/>
        </w:rPr>
        <w:pPrChange w:id="361" w:author="B00177281 Muhammad Sami Khan" w:date="2026-05-29T23:00:00Z" w16du:dateUtc="2026-05-29T22:00:00Z">
          <w:pPr/>
        </w:pPrChange>
      </w:pPr>
    </w:p>
    <w:p w14:paraId="4DAA5537" w14:textId="5239EDFC" w:rsidR="0051184F" w:rsidDel="001B0906" w:rsidRDefault="0051184F" w:rsidP="001B0906">
      <w:pPr>
        <w:rPr>
          <w:del w:id="362" w:author="B00177281 Muhammad Sami Khan" w:date="2026-05-29T23:00:00Z" w16du:dateUtc="2026-05-29T22:00:00Z"/>
        </w:rPr>
        <w:pPrChange w:id="363" w:author="B00177281 Muhammad Sami Khan" w:date="2026-05-29T23:00:00Z" w16du:dateUtc="2026-05-29T22:00:00Z">
          <w:pPr/>
        </w:pPrChange>
      </w:pPr>
    </w:p>
    <w:p w14:paraId="1A93EDE2" w14:textId="136BCF91" w:rsidR="0051184F" w:rsidDel="001B0906" w:rsidRDefault="0051184F" w:rsidP="001B0906">
      <w:pPr>
        <w:rPr>
          <w:del w:id="364" w:author="B00177281 Muhammad Sami Khan" w:date="2026-05-29T23:00:00Z" w16du:dateUtc="2026-05-29T22:00:00Z"/>
        </w:rPr>
        <w:pPrChange w:id="365" w:author="B00177281 Muhammad Sami Khan" w:date="2026-05-29T23:00:00Z" w16du:dateUtc="2026-05-29T22:00:00Z">
          <w:pPr/>
        </w:pPrChange>
      </w:pPr>
    </w:p>
    <w:p w14:paraId="3819B4D8" w14:textId="2A069A2F" w:rsidR="0051184F" w:rsidDel="001B0906" w:rsidRDefault="0051184F" w:rsidP="001B0906">
      <w:pPr>
        <w:rPr>
          <w:del w:id="366" w:author="B00177281 Muhammad Sami Khan" w:date="2026-05-29T23:00:00Z" w16du:dateUtc="2026-05-29T22:00:00Z"/>
        </w:rPr>
        <w:pPrChange w:id="367" w:author="B00177281 Muhammad Sami Khan" w:date="2026-05-29T23:00:00Z" w16du:dateUtc="2026-05-29T22:00:00Z">
          <w:pPr/>
        </w:pPrChange>
      </w:pPr>
    </w:p>
    <w:p w14:paraId="4D3B8FB8" w14:textId="298767AA" w:rsidR="0051184F" w:rsidDel="001B0906" w:rsidRDefault="00E73B14" w:rsidP="001B0906">
      <w:pPr>
        <w:rPr>
          <w:del w:id="368" w:author="B00177281 Muhammad Sami Khan" w:date="2026-05-29T23:00:00Z" w16du:dateUtc="2026-05-29T22:00:00Z"/>
        </w:rPr>
        <w:pPrChange w:id="369" w:author="B00177281 Muhammad Sami Khan" w:date="2026-05-29T23:00:00Z" w16du:dateUtc="2026-05-29T22:00:00Z">
          <w:pPr>
            <w:pStyle w:val="Heading1"/>
          </w:pPr>
        </w:pPrChange>
      </w:pPr>
      <w:bookmarkStart w:id="370" w:name="_heading=h.2et92p0" w:colFirst="0" w:colLast="0"/>
      <w:bookmarkEnd w:id="370"/>
      <w:del w:id="371" w:author="B00177281 Muhammad Sami Khan" w:date="2026-05-29T23:00:00Z" w16du:dateUtc="2026-05-29T22:00:00Z">
        <w:r w:rsidDel="001B0906">
          <w:delText>References</w:delText>
        </w:r>
      </w:del>
    </w:p>
    <w:p w14:paraId="01056A1A" w14:textId="4AA0B681" w:rsidR="0051184F" w:rsidDel="001B0906" w:rsidRDefault="0051184F" w:rsidP="001B0906">
      <w:pPr>
        <w:rPr>
          <w:del w:id="372" w:author="B00177281 Muhammad Sami Khan" w:date="2026-05-29T23:00:00Z" w16du:dateUtc="2026-05-29T22:00:00Z"/>
        </w:rPr>
        <w:pPrChange w:id="373" w:author="B00177281 Muhammad Sami Khan" w:date="2026-05-29T23:00:00Z" w16du:dateUtc="2026-05-29T22:00:00Z">
          <w:pPr/>
        </w:pPrChange>
      </w:pPr>
    </w:p>
    <w:p w14:paraId="47C41C45" w14:textId="46337BD0" w:rsidR="0051184F" w:rsidDel="001B0906" w:rsidRDefault="00E73B14" w:rsidP="001B0906">
      <w:pPr>
        <w:rPr>
          <w:del w:id="374" w:author="B00177281 Muhammad Sami Khan" w:date="2026-05-29T23:00:00Z" w16du:dateUtc="2026-05-29T22:00:00Z"/>
          <w:color w:val="FF0000"/>
        </w:rPr>
        <w:pPrChange w:id="375" w:author="B00177281 Muhammad Sami Khan" w:date="2026-05-29T23:00:00Z" w16du:dateUtc="2026-05-29T22:00:00Z">
          <w:pPr/>
        </w:pPrChange>
      </w:pPr>
      <w:del w:id="376" w:author="B00177281 Muhammad Sami Khan" w:date="2026-05-29T23:00:00Z" w16du:dateUtc="2026-05-29T22:00:00Z">
        <w:r w:rsidDel="001B0906">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4021A6B1" w:rsidR="0051184F" w:rsidDel="001B0906" w:rsidRDefault="0051184F" w:rsidP="001B0906">
      <w:pPr>
        <w:rPr>
          <w:del w:id="377" w:author="B00177281 Muhammad Sami Khan" w:date="2026-05-29T23:00:00Z" w16du:dateUtc="2026-05-29T22:00:00Z"/>
        </w:rPr>
        <w:pPrChange w:id="378" w:author="B00177281 Muhammad Sami Khan" w:date="2026-05-29T23:00:00Z" w16du:dateUtc="2026-05-29T22:00:00Z">
          <w:pPr/>
        </w:pPrChange>
      </w:pPr>
    </w:p>
    <w:p w14:paraId="69B569AA" w14:textId="66049CC1" w:rsidR="0051184F" w:rsidDel="001B0906" w:rsidRDefault="0051184F" w:rsidP="001B0906">
      <w:pPr>
        <w:rPr>
          <w:del w:id="379" w:author="B00177281 Muhammad Sami Khan" w:date="2026-05-29T23:00:00Z" w16du:dateUtc="2026-05-29T22:00:00Z"/>
        </w:rPr>
        <w:pPrChange w:id="380" w:author="B00177281 Muhammad Sami Khan" w:date="2026-05-29T23:00:00Z" w16du:dateUtc="2026-05-29T22:00:00Z">
          <w:pPr/>
        </w:pPrChange>
      </w:pPr>
    </w:p>
    <w:p w14:paraId="6FA39212" w14:textId="59FE8AC1" w:rsidR="0051184F" w:rsidDel="001B0906" w:rsidRDefault="0051184F" w:rsidP="001B0906">
      <w:pPr>
        <w:rPr>
          <w:del w:id="381" w:author="B00177281 Muhammad Sami Khan" w:date="2026-05-29T23:00:00Z" w16du:dateUtc="2026-05-29T22:00:00Z"/>
        </w:rPr>
        <w:pPrChange w:id="382" w:author="B00177281 Muhammad Sami Khan" w:date="2026-05-29T23:00:00Z" w16du:dateUtc="2026-05-29T22:00:00Z">
          <w:pPr/>
        </w:pPrChange>
      </w:pPr>
    </w:p>
    <w:p w14:paraId="7127AB48" w14:textId="151DE482" w:rsidR="0051184F" w:rsidDel="001B0906" w:rsidRDefault="0051184F" w:rsidP="001B0906">
      <w:pPr>
        <w:rPr>
          <w:del w:id="383" w:author="B00177281 Muhammad Sami Khan" w:date="2026-05-29T23:00:00Z" w16du:dateUtc="2026-05-29T22:00:00Z"/>
        </w:rPr>
        <w:pPrChange w:id="384" w:author="B00177281 Muhammad Sami Khan" w:date="2026-05-29T23:00:00Z" w16du:dateUtc="2026-05-29T22:00:00Z">
          <w:pPr/>
        </w:pPrChange>
      </w:pPr>
    </w:p>
    <w:p w14:paraId="19E2D4FB" w14:textId="36D41343" w:rsidR="0051184F" w:rsidDel="001B0906" w:rsidRDefault="0051184F" w:rsidP="001B0906">
      <w:pPr>
        <w:rPr>
          <w:del w:id="385" w:author="B00177281 Muhammad Sami Khan" w:date="2026-05-29T23:00:00Z" w16du:dateUtc="2026-05-29T22:00:00Z"/>
        </w:rPr>
        <w:pPrChange w:id="386" w:author="B00177281 Muhammad Sami Khan" w:date="2026-05-29T23:00:00Z" w16du:dateUtc="2026-05-29T22:00:00Z">
          <w:pPr/>
        </w:pPrChange>
      </w:pPr>
    </w:p>
    <w:p w14:paraId="2E116359" w14:textId="00F3C87C" w:rsidR="0051184F" w:rsidDel="001B0906" w:rsidRDefault="0051184F" w:rsidP="001B0906">
      <w:pPr>
        <w:rPr>
          <w:del w:id="387" w:author="B00177281 Muhammad Sami Khan" w:date="2026-05-29T23:00:00Z" w16du:dateUtc="2026-05-29T22:00:00Z"/>
        </w:rPr>
        <w:pPrChange w:id="388" w:author="B00177281 Muhammad Sami Khan" w:date="2026-05-29T23:00:00Z" w16du:dateUtc="2026-05-29T22:00:00Z">
          <w:pPr/>
        </w:pPrChange>
      </w:pPr>
    </w:p>
    <w:p w14:paraId="6C1D0FB7" w14:textId="235EFA0A" w:rsidR="0051184F" w:rsidDel="001B0906" w:rsidRDefault="0051184F" w:rsidP="001B0906">
      <w:pPr>
        <w:rPr>
          <w:del w:id="389" w:author="B00177281 Muhammad Sami Khan" w:date="2026-05-29T23:00:00Z" w16du:dateUtc="2026-05-29T22:00:00Z"/>
        </w:rPr>
        <w:pPrChange w:id="390" w:author="B00177281 Muhammad Sami Khan" w:date="2026-05-29T23:00:00Z" w16du:dateUtc="2026-05-29T22:00:00Z">
          <w:pPr/>
        </w:pPrChange>
      </w:pPr>
    </w:p>
    <w:p w14:paraId="31F0DD23" w14:textId="0DAB25EF" w:rsidR="0051184F" w:rsidDel="001B0906" w:rsidRDefault="0051184F" w:rsidP="001B0906">
      <w:pPr>
        <w:rPr>
          <w:del w:id="391" w:author="B00177281 Muhammad Sami Khan" w:date="2026-05-29T23:00:00Z" w16du:dateUtc="2026-05-29T22:00:00Z"/>
        </w:rPr>
        <w:pPrChange w:id="392" w:author="B00177281 Muhammad Sami Khan" w:date="2026-05-29T23:00:00Z" w16du:dateUtc="2026-05-29T22:00:00Z">
          <w:pPr/>
        </w:pPrChange>
      </w:pPr>
    </w:p>
    <w:p w14:paraId="006052B9" w14:textId="79DAE7B3" w:rsidR="0051184F" w:rsidDel="001B0906" w:rsidRDefault="0051184F" w:rsidP="001B0906">
      <w:pPr>
        <w:rPr>
          <w:del w:id="393" w:author="B00177281 Muhammad Sami Khan" w:date="2026-05-29T23:00:00Z" w16du:dateUtc="2026-05-29T22:00:00Z"/>
        </w:rPr>
        <w:pPrChange w:id="394" w:author="B00177281 Muhammad Sami Khan" w:date="2026-05-29T23:00:00Z" w16du:dateUtc="2026-05-29T22:00:00Z">
          <w:pPr/>
        </w:pPrChange>
      </w:pPr>
    </w:p>
    <w:p w14:paraId="0A522FDE" w14:textId="5DF7A41E" w:rsidR="0051184F" w:rsidDel="001B0906" w:rsidRDefault="0051184F" w:rsidP="001B0906">
      <w:pPr>
        <w:rPr>
          <w:del w:id="395" w:author="B00177281 Muhammad Sami Khan" w:date="2026-05-29T23:00:00Z" w16du:dateUtc="2026-05-29T22:00:00Z"/>
        </w:rPr>
        <w:pPrChange w:id="396" w:author="B00177281 Muhammad Sami Khan" w:date="2026-05-29T23:00:00Z" w16du:dateUtc="2026-05-29T22:00:00Z">
          <w:pPr/>
        </w:pPrChange>
      </w:pPr>
    </w:p>
    <w:p w14:paraId="0E031505" w14:textId="005FEC4B" w:rsidR="0051184F" w:rsidDel="001B0906" w:rsidRDefault="0051184F" w:rsidP="001B0906">
      <w:pPr>
        <w:rPr>
          <w:del w:id="397" w:author="B00177281 Muhammad Sami Khan" w:date="2026-05-29T23:00:00Z" w16du:dateUtc="2026-05-29T22:00:00Z"/>
        </w:rPr>
        <w:pPrChange w:id="398" w:author="B00177281 Muhammad Sami Khan" w:date="2026-05-29T23:00:00Z" w16du:dateUtc="2026-05-29T22:00:00Z">
          <w:pPr/>
        </w:pPrChange>
      </w:pPr>
    </w:p>
    <w:p w14:paraId="274A199B" w14:textId="7AF8A11B" w:rsidR="0051184F" w:rsidDel="001B0906" w:rsidRDefault="0051184F" w:rsidP="001B0906">
      <w:pPr>
        <w:rPr>
          <w:del w:id="399" w:author="B00177281 Muhammad Sami Khan" w:date="2026-05-29T23:00:00Z" w16du:dateUtc="2026-05-29T22:00:00Z"/>
        </w:rPr>
        <w:pPrChange w:id="400" w:author="B00177281 Muhammad Sami Khan" w:date="2026-05-29T23:00:00Z" w16du:dateUtc="2026-05-29T22:00:00Z">
          <w:pPr/>
        </w:pPrChange>
      </w:pPr>
    </w:p>
    <w:p w14:paraId="60C50DC2" w14:textId="2F497AED" w:rsidR="0051184F" w:rsidDel="001B0906" w:rsidRDefault="0051184F" w:rsidP="001B0906">
      <w:pPr>
        <w:rPr>
          <w:del w:id="401" w:author="B00177281 Muhammad Sami Khan" w:date="2026-05-29T23:00:00Z" w16du:dateUtc="2026-05-29T22:00:00Z"/>
        </w:rPr>
        <w:pPrChange w:id="402" w:author="B00177281 Muhammad Sami Khan" w:date="2026-05-29T23:00:00Z" w16du:dateUtc="2026-05-29T22:00:00Z">
          <w:pPr/>
        </w:pPrChange>
      </w:pPr>
    </w:p>
    <w:p w14:paraId="02ADC7C0" w14:textId="30FDB08A" w:rsidR="0051184F" w:rsidDel="001B0906" w:rsidRDefault="0051184F" w:rsidP="001B0906">
      <w:pPr>
        <w:rPr>
          <w:del w:id="403" w:author="B00177281 Muhammad Sami Khan" w:date="2026-05-29T23:00:00Z" w16du:dateUtc="2026-05-29T22:00:00Z"/>
        </w:rPr>
        <w:pPrChange w:id="404" w:author="B00177281 Muhammad Sami Khan" w:date="2026-05-29T23:00:00Z" w16du:dateUtc="2026-05-29T22:00:00Z">
          <w:pPr/>
        </w:pPrChange>
      </w:pPr>
    </w:p>
    <w:p w14:paraId="5FD4BAB5" w14:textId="0F6A5AD4" w:rsidR="0051184F" w:rsidDel="001B0906" w:rsidRDefault="0051184F" w:rsidP="001B0906">
      <w:pPr>
        <w:rPr>
          <w:del w:id="405" w:author="B00177281 Muhammad Sami Khan" w:date="2026-05-29T23:00:00Z" w16du:dateUtc="2026-05-29T22:00:00Z"/>
        </w:rPr>
        <w:pPrChange w:id="406" w:author="B00177281 Muhammad Sami Khan" w:date="2026-05-29T23:00:00Z" w16du:dateUtc="2026-05-29T22:00:00Z">
          <w:pPr/>
        </w:pPrChange>
      </w:pPr>
    </w:p>
    <w:p w14:paraId="7F0BA72A" w14:textId="7E2B2F6F" w:rsidR="0051184F" w:rsidDel="001B0906" w:rsidRDefault="0051184F" w:rsidP="001B0906">
      <w:pPr>
        <w:rPr>
          <w:del w:id="407" w:author="B00177281 Muhammad Sami Khan" w:date="2026-05-29T23:00:00Z" w16du:dateUtc="2026-05-29T22:00:00Z"/>
        </w:rPr>
        <w:pPrChange w:id="408" w:author="B00177281 Muhammad Sami Khan" w:date="2026-05-29T23:00:00Z" w16du:dateUtc="2026-05-29T22:00:00Z">
          <w:pPr/>
        </w:pPrChange>
      </w:pPr>
    </w:p>
    <w:p w14:paraId="7D18FF4C" w14:textId="59C7ACE9" w:rsidR="0051184F" w:rsidDel="001B0906" w:rsidRDefault="0051184F" w:rsidP="001B0906">
      <w:pPr>
        <w:rPr>
          <w:del w:id="409" w:author="B00177281 Muhammad Sami Khan" w:date="2026-05-29T23:00:00Z" w16du:dateUtc="2026-05-29T22:00:00Z"/>
        </w:rPr>
        <w:pPrChange w:id="410" w:author="B00177281 Muhammad Sami Khan" w:date="2026-05-29T23:00:00Z" w16du:dateUtc="2026-05-29T22:00:00Z">
          <w:pPr/>
        </w:pPrChange>
      </w:pPr>
    </w:p>
    <w:p w14:paraId="43070F5B" w14:textId="5C413C96" w:rsidR="0051184F" w:rsidDel="001B0906" w:rsidRDefault="0051184F" w:rsidP="001B0906">
      <w:pPr>
        <w:rPr>
          <w:del w:id="411" w:author="B00177281 Muhammad Sami Khan" w:date="2026-05-29T23:00:00Z" w16du:dateUtc="2026-05-29T22:00:00Z"/>
          <w:color w:val="000000"/>
        </w:rPr>
        <w:pPrChange w:id="412" w:author="B00177281 Muhammad Sami Khan" w:date="2026-05-29T23:00:00Z" w16du:dateUtc="2026-05-29T22:00:00Z">
          <w:pPr>
            <w:pBdr>
              <w:top w:val="nil"/>
              <w:left w:val="nil"/>
              <w:bottom w:val="nil"/>
              <w:right w:val="nil"/>
              <w:between w:val="nil"/>
            </w:pBdr>
            <w:spacing w:after="0" w:line="240" w:lineRule="auto"/>
          </w:pPr>
        </w:pPrChange>
      </w:pPr>
    </w:p>
    <w:p w14:paraId="00E4DC92" w14:textId="4DBE2D71" w:rsidR="0051184F" w:rsidDel="001B0906" w:rsidRDefault="0051184F" w:rsidP="001B0906">
      <w:pPr>
        <w:rPr>
          <w:del w:id="413" w:author="B00177281 Muhammad Sami Khan" w:date="2026-05-29T23:00:00Z" w16du:dateUtc="2026-05-29T22:00:00Z"/>
        </w:rPr>
        <w:pPrChange w:id="414" w:author="B00177281 Muhammad Sami Khan" w:date="2026-05-29T23:00:00Z" w16du:dateUtc="2026-05-29T22:00:00Z">
          <w:pPr/>
        </w:pPrChange>
      </w:pPr>
    </w:p>
    <w:p w14:paraId="66EE7D97" w14:textId="13E237EC" w:rsidR="0051184F" w:rsidDel="001B0906" w:rsidRDefault="0051184F" w:rsidP="001B0906">
      <w:pPr>
        <w:rPr>
          <w:del w:id="415" w:author="B00177281 Muhammad Sami Khan" w:date="2026-05-29T23:00:00Z" w16du:dateUtc="2026-05-29T22:00:00Z"/>
        </w:rPr>
        <w:pPrChange w:id="416" w:author="B00177281 Muhammad Sami Khan" w:date="2026-05-29T23:00:00Z" w16du:dateUtc="2026-05-29T22:00:00Z">
          <w:pPr/>
        </w:pPrChange>
      </w:pPr>
    </w:p>
    <w:p w14:paraId="6654FEAB" w14:textId="6888137A" w:rsidR="0051184F" w:rsidDel="001B0906" w:rsidRDefault="0051184F" w:rsidP="001B0906">
      <w:pPr>
        <w:rPr>
          <w:del w:id="417" w:author="B00177281 Muhammad Sami Khan" w:date="2026-05-29T23:00:00Z" w16du:dateUtc="2026-05-29T22:00:00Z"/>
        </w:rPr>
        <w:pPrChange w:id="418" w:author="B00177281 Muhammad Sami Khan" w:date="2026-05-29T23:00:00Z" w16du:dateUtc="2026-05-29T22:00:00Z">
          <w:pPr/>
        </w:pPrChange>
      </w:pPr>
    </w:p>
    <w:p w14:paraId="65BAD23E" w14:textId="476018BF" w:rsidR="0051184F" w:rsidDel="001B0906" w:rsidRDefault="0051184F" w:rsidP="001B0906">
      <w:pPr>
        <w:rPr>
          <w:del w:id="419" w:author="B00177281 Muhammad Sami Khan" w:date="2026-05-29T23:00:00Z" w16du:dateUtc="2026-05-29T22:00:00Z"/>
        </w:rPr>
        <w:pPrChange w:id="420" w:author="B00177281 Muhammad Sami Khan" w:date="2026-05-29T23:00:00Z" w16du:dateUtc="2026-05-29T22:00:00Z">
          <w:pPr/>
        </w:pPrChange>
      </w:pPr>
    </w:p>
    <w:p w14:paraId="4B20727C" w14:textId="4CA220AB" w:rsidR="0051184F" w:rsidDel="001B0906" w:rsidRDefault="0051184F" w:rsidP="001B0906">
      <w:pPr>
        <w:rPr>
          <w:del w:id="421" w:author="B00177281 Muhammad Sami Khan" w:date="2026-05-29T23:00:00Z" w16du:dateUtc="2026-05-29T22:00:00Z"/>
        </w:rPr>
        <w:pPrChange w:id="422" w:author="B00177281 Muhammad Sami Khan" w:date="2026-05-29T23:00:00Z" w16du:dateUtc="2026-05-29T22:00:00Z">
          <w:pPr/>
        </w:pPrChange>
      </w:pPr>
    </w:p>
    <w:p w14:paraId="36D4D058" w14:textId="02CC0C54" w:rsidR="0051184F" w:rsidDel="001B0906" w:rsidRDefault="0051184F" w:rsidP="001B0906">
      <w:pPr>
        <w:rPr>
          <w:del w:id="423" w:author="B00177281 Muhammad Sami Khan" w:date="2026-05-29T23:00:00Z" w16du:dateUtc="2026-05-29T22:00:00Z"/>
        </w:rPr>
        <w:pPrChange w:id="424" w:author="B00177281 Muhammad Sami Khan" w:date="2026-05-29T23:00:00Z" w16du:dateUtc="2026-05-29T22:00:00Z">
          <w:pPr/>
        </w:pPrChange>
      </w:pPr>
    </w:p>
    <w:p w14:paraId="1D499CE2" w14:textId="69019B93" w:rsidR="0051184F" w:rsidDel="001B0906" w:rsidRDefault="0051184F" w:rsidP="001B0906">
      <w:pPr>
        <w:rPr>
          <w:del w:id="425" w:author="B00177281 Muhammad Sami Khan" w:date="2026-05-29T23:00:00Z" w16du:dateUtc="2026-05-29T22:00:00Z"/>
        </w:rPr>
        <w:pPrChange w:id="426" w:author="B00177281 Muhammad Sami Khan" w:date="2026-05-29T23:00:00Z" w16du:dateUtc="2026-05-29T22:00:00Z">
          <w:pPr/>
        </w:pPrChange>
      </w:pPr>
    </w:p>
    <w:p w14:paraId="2C144692" w14:textId="7DBA44EC" w:rsidR="0051184F" w:rsidDel="001B0906" w:rsidRDefault="0051184F" w:rsidP="001B0906">
      <w:pPr>
        <w:rPr>
          <w:del w:id="427" w:author="B00177281 Muhammad Sami Khan" w:date="2026-05-29T23:00:00Z" w16du:dateUtc="2026-05-29T22:00:00Z"/>
        </w:rPr>
        <w:pPrChange w:id="428" w:author="B00177281 Muhammad Sami Khan" w:date="2026-05-29T23:00:00Z" w16du:dateUtc="2026-05-29T22:00:00Z">
          <w:pPr/>
        </w:pPrChange>
      </w:pPr>
    </w:p>
    <w:p w14:paraId="20E418EC" w14:textId="6DF2FF80" w:rsidR="0051184F" w:rsidDel="001B0906" w:rsidRDefault="0051184F" w:rsidP="001B0906">
      <w:pPr>
        <w:rPr>
          <w:del w:id="429" w:author="B00177281 Muhammad Sami Khan" w:date="2026-05-29T23:00:00Z" w16du:dateUtc="2026-05-29T22:00:00Z"/>
        </w:rPr>
        <w:pPrChange w:id="430" w:author="B00177281 Muhammad Sami Khan" w:date="2026-05-29T23:00:00Z" w16du:dateUtc="2026-05-29T22:00:00Z">
          <w:pPr/>
        </w:pPrChange>
      </w:pPr>
    </w:p>
    <w:p w14:paraId="699CCCF4" w14:textId="1E40D5C0" w:rsidR="0051184F" w:rsidDel="001B0906" w:rsidRDefault="0051184F" w:rsidP="001B0906">
      <w:pPr>
        <w:rPr>
          <w:del w:id="431" w:author="B00177281 Muhammad Sami Khan" w:date="2026-05-29T23:00:00Z" w16du:dateUtc="2026-05-29T22:00:00Z"/>
        </w:rPr>
        <w:pPrChange w:id="432" w:author="B00177281 Muhammad Sami Khan" w:date="2026-05-29T23:00:00Z" w16du:dateUtc="2026-05-29T22:00:00Z">
          <w:pPr/>
        </w:pPrChange>
      </w:pPr>
    </w:p>
    <w:p w14:paraId="3F6FA7D3" w14:textId="2DB44D2B" w:rsidR="0051184F" w:rsidDel="001B0906" w:rsidRDefault="00E73B14" w:rsidP="001B0906">
      <w:pPr>
        <w:rPr>
          <w:del w:id="433" w:author="B00177281 Muhammad Sami Khan" w:date="2026-05-29T23:00:00Z" w16du:dateUtc="2026-05-29T22:00:00Z"/>
        </w:rPr>
        <w:pPrChange w:id="434" w:author="B00177281 Muhammad Sami Khan" w:date="2026-05-29T23:00:00Z" w16du:dateUtc="2026-05-29T22:00:00Z">
          <w:pPr>
            <w:pStyle w:val="Heading1"/>
          </w:pPr>
        </w:pPrChange>
      </w:pPr>
      <w:bookmarkStart w:id="435" w:name="_heading=h.kfkjs3rwl2c1" w:colFirst="0" w:colLast="0"/>
      <w:bookmarkEnd w:id="435"/>
      <w:del w:id="436" w:author="B00177281 Muhammad Sami Khan" w:date="2026-05-29T23:00:00Z" w16du:dateUtc="2026-05-29T22:00:00Z">
        <w:r w:rsidDel="001B0906">
          <w:delText>Appendix</w:delText>
        </w:r>
      </w:del>
    </w:p>
    <w:p w14:paraId="398614CE" w14:textId="790148F4" w:rsidR="0051184F" w:rsidDel="001B0906" w:rsidRDefault="0051184F" w:rsidP="001B0906">
      <w:pPr>
        <w:rPr>
          <w:del w:id="437" w:author="B00177281 Muhammad Sami Khan" w:date="2026-05-29T23:00:00Z" w16du:dateUtc="2026-05-29T22:00:00Z"/>
        </w:rPr>
        <w:pPrChange w:id="438" w:author="B00177281 Muhammad Sami Khan" w:date="2026-05-29T23:00:00Z" w16du:dateUtc="2026-05-29T22:00:00Z">
          <w:pPr/>
        </w:pPrChange>
      </w:pPr>
    </w:p>
    <w:p w14:paraId="67D903CB" w14:textId="4158ACC8" w:rsidR="0051184F" w:rsidDel="001B0906" w:rsidRDefault="0051184F" w:rsidP="001B0906">
      <w:pPr>
        <w:rPr>
          <w:del w:id="439" w:author="B00177281 Muhammad Sami Khan" w:date="2026-05-29T23:00:00Z" w16du:dateUtc="2026-05-29T22:00:00Z"/>
          <w:color w:val="FF0000"/>
        </w:rPr>
        <w:pPrChange w:id="440" w:author="B00177281 Muhammad Sami Khan" w:date="2026-05-29T23:00:00Z" w16du:dateUtc="2026-05-29T22:00:00Z">
          <w:pPr/>
        </w:pPrChange>
      </w:pPr>
    </w:p>
    <w:p w14:paraId="0B735E3D" w14:textId="6BDA4DCF" w:rsidR="0051184F" w:rsidDel="001B0906" w:rsidRDefault="00E73B14" w:rsidP="001B0906">
      <w:pPr>
        <w:rPr>
          <w:del w:id="441" w:author="B00177281 Muhammad Sami Khan" w:date="2026-05-29T23:00:00Z" w16du:dateUtc="2026-05-29T22:00:00Z"/>
          <w:color w:val="FF0000"/>
        </w:rPr>
        <w:pPrChange w:id="442" w:author="B00177281 Muhammad Sami Khan" w:date="2026-05-29T23:00:00Z" w16du:dateUtc="2026-05-29T22:00:00Z">
          <w:pPr/>
        </w:pPrChange>
      </w:pPr>
      <w:del w:id="443" w:author="B00177281 Muhammad Sami Khan" w:date="2026-05-29T23:00:00Z" w16du:dateUtc="2026-05-29T22:00:00Z">
        <w:r w:rsidDel="001B0906">
          <w:rPr>
            <w:color w:val="FF0000"/>
          </w:rPr>
          <w:delText xml:space="preserve">If you have used AI tools in your work, you must include screenshots of your requests in the appendix. </w:delText>
        </w:r>
      </w:del>
    </w:p>
    <w:p w14:paraId="63F2F551" w14:textId="4E93640B" w:rsidR="0051184F" w:rsidDel="001B0906" w:rsidRDefault="00E73B14" w:rsidP="001B0906">
      <w:pPr>
        <w:rPr>
          <w:del w:id="444" w:author="B00177281 Muhammad Sami Khan" w:date="2026-05-29T23:00:00Z" w16du:dateUtc="2026-05-29T22:00:00Z"/>
          <w:color w:val="FF0000"/>
        </w:rPr>
        <w:pPrChange w:id="445" w:author="B00177281 Muhammad Sami Khan" w:date="2026-05-29T23:00:00Z" w16du:dateUtc="2026-05-29T22:00:00Z">
          <w:pPr/>
        </w:pPrChange>
      </w:pPr>
      <w:del w:id="446" w:author="B00177281 Muhammad Sami Khan" w:date="2026-05-29T23:00:00Z" w16du:dateUtc="2026-05-29T22:00:00Z">
        <w:r w:rsidDel="001B0906">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33153EB8" w:rsidR="0051184F" w:rsidDel="001B0906" w:rsidRDefault="00E73B14" w:rsidP="001B0906">
      <w:pPr>
        <w:rPr>
          <w:del w:id="447" w:author="B00177281 Muhammad Sami Khan" w:date="2026-05-29T23:00:00Z" w16du:dateUtc="2026-05-29T22:00:00Z"/>
          <w:color w:val="FF0000"/>
        </w:rPr>
        <w:pPrChange w:id="448" w:author="B00177281 Muhammad Sami Khan" w:date="2026-05-29T23:00:00Z" w16du:dateUtc="2026-05-29T22:00:00Z">
          <w:pPr/>
        </w:pPrChange>
      </w:pPr>
      <w:del w:id="449" w:author="B00177281 Muhammad Sami Khan" w:date="2026-05-29T23:00:00Z" w16du:dateUtc="2026-05-29T22:00:00Z">
        <w:r w:rsidDel="001B0906">
          <w:rPr>
            <w:color w:val="FF0000"/>
          </w:rPr>
          <w:delText>If you haven't used AI tools and there's no need for supplementary data, you can remove the appendix section entirely.</w:delText>
        </w:r>
      </w:del>
    </w:p>
    <w:p w14:paraId="4FF41EFD" w14:textId="5113ED10" w:rsidR="0051184F" w:rsidDel="001B0906" w:rsidRDefault="0051184F" w:rsidP="001B0906">
      <w:pPr>
        <w:rPr>
          <w:del w:id="450" w:author="B00177281 Muhammad Sami Khan" w:date="2026-05-29T23:00:00Z" w16du:dateUtc="2026-05-29T22:00:00Z"/>
          <w:color w:val="FF0000"/>
        </w:rPr>
        <w:pPrChange w:id="451" w:author="B00177281 Muhammad Sami Khan" w:date="2026-05-29T23:00:00Z" w16du:dateUtc="2026-05-29T22:00:00Z">
          <w:pPr/>
        </w:pPrChange>
      </w:pPr>
    </w:p>
    <w:p w14:paraId="6355C16D" w14:textId="77777777" w:rsidR="0051184F" w:rsidRDefault="0051184F" w:rsidP="001B0906"/>
    <w:sectPr w:rsidR="0051184F" w:rsidSect="001B0906">
      <w:footerReference w:type="default" r:id="rId16"/>
      <w:pgSz w:w="11906" w:h="16838"/>
      <w:pgMar w:top="1440" w:right="1440" w:bottom="1440" w:left="1440" w:header="708" w:footer="708" w:gutter="0"/>
      <w:pgNumType w:start="0"/>
      <w:cols w:space="720"/>
      <w:sectPrChange w:id="452" w:author="B00177281 Muhammad Sami Khan" w:date="2026-05-29T23:00:00Z" w16du:dateUtc="2026-05-29T22:00:00Z">
        <w:sectPr w:rsidR="0051184F" w:rsidSect="001B0906">
          <w:pgMar w:top="1440" w:right="1440" w:bottom="1440" w:left="1440" w:header="708" w:footer="708" w:gutter="0"/>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FC99" w14:textId="77777777" w:rsidR="004205F8" w:rsidRDefault="004205F8">
      <w:pPr>
        <w:spacing w:after="0" w:line="240" w:lineRule="auto"/>
      </w:pPr>
      <w:r>
        <w:separator/>
      </w:r>
    </w:p>
  </w:endnote>
  <w:endnote w:type="continuationSeparator" w:id="0">
    <w:p w14:paraId="46C992C6" w14:textId="77777777" w:rsidR="004205F8" w:rsidRDefault="00420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7CE845-5347-4577-A693-A318F60E6A16}"/>
    <w:embedBold r:id="rId2" w:fontKey="{2AAE7EC3-D334-456B-B1A5-9553790A2708}"/>
    <w:embedItalic r:id="rId3" w:fontKey="{E76C9ACE-1C92-438E-A335-26935A5B2CF3}"/>
  </w:font>
  <w:font w:name="Aptos Display">
    <w:charset w:val="00"/>
    <w:family w:val="swiss"/>
    <w:pitch w:val="variable"/>
    <w:sig w:usb0="20000287" w:usb1="00000003" w:usb2="00000000" w:usb3="00000000" w:csb0="0000019F" w:csb1="00000000"/>
    <w:embedRegular r:id="rId4" w:fontKey="{F3CD9CEA-89DD-4565-A9F4-B0F175E900E9}"/>
  </w:font>
  <w:font w:name="Quattrocento Sans">
    <w:charset w:val="00"/>
    <w:family w:val="swiss"/>
    <w:pitch w:val="variable"/>
    <w:sig w:usb0="800000BF" w:usb1="4000005B" w:usb2="00000000" w:usb3="00000000" w:csb0="00000001" w:csb1="00000000"/>
    <w:embedRegular r:id="rId5" w:fontKey="{CE971444-5F7F-4CC6-B115-FC5D220D9F15}"/>
    <w:embedBold r:id="rId6" w:fontKey="{DA8235DD-E2BF-42CB-A5BF-3DD540444EA9}"/>
  </w:font>
  <w:font w:name="Aptos">
    <w:charset w:val="00"/>
    <w:family w:val="swiss"/>
    <w:pitch w:val="variable"/>
    <w:sig w:usb0="20000287" w:usb1="00000003" w:usb2="00000000" w:usb3="00000000" w:csb0="0000019F" w:csb1="00000000"/>
    <w:embedRegular r:id="rId7" w:fontKey="{4CF3E021-F4A1-4BB0-8568-C6389CD1DA38}"/>
    <w:embedBold r:id="rId8" w:fontKey="{3E4F6F43-9819-4952-9F13-CBC064691590}"/>
  </w:font>
  <w:font w:name="Play">
    <w:altName w:val="Calibri"/>
    <w:charset w:val="00"/>
    <w:family w:val="auto"/>
    <w:pitch w:val="default"/>
    <w:embedRegular r:id="rId9" w:fontKey="{E90CE401-AB68-4975-8D1F-1A4FEE6AE2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A1DD" w14:textId="77777777" w:rsidR="004205F8" w:rsidRDefault="004205F8">
      <w:pPr>
        <w:spacing w:after="0" w:line="240" w:lineRule="auto"/>
      </w:pPr>
      <w:r>
        <w:separator/>
      </w:r>
    </w:p>
  </w:footnote>
  <w:footnote w:type="continuationSeparator" w:id="0">
    <w:p w14:paraId="76A32260" w14:textId="77777777" w:rsidR="004205F8" w:rsidRDefault="00420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77281 Muhammad Sami Khan">
    <w15:presenceInfo w15:providerId="AD" w15:userId="S::B00177281@myTUDublin.ie::eb4bffcd-7935-4b22-ac33-92963e27b4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B0906"/>
    <w:rsid w:val="0024408F"/>
    <w:rsid w:val="002F5166"/>
    <w:rsid w:val="004205F8"/>
    <w:rsid w:val="004D5558"/>
    <w:rsid w:val="004F5038"/>
    <w:rsid w:val="0051184F"/>
    <w:rsid w:val="00891F35"/>
    <w:rsid w:val="00912193"/>
    <w:rsid w:val="009E1379"/>
    <w:rsid w:val="00A034FB"/>
    <w:rsid w:val="00C0515F"/>
    <w:rsid w:val="00DA61F3"/>
    <w:rsid w:val="00DB4F8F"/>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1B0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B00177281 Muhammad Sami Khan</cp:lastModifiedBy>
  <cp:revision>3</cp:revision>
  <dcterms:created xsi:type="dcterms:W3CDTF">2024-09-10T13:17:00Z</dcterms:created>
  <dcterms:modified xsi:type="dcterms:W3CDTF">2026-05-29T22:00:00Z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